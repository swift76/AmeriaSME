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0EDC2" w14:textId="50C425D2" w:rsidR="005177B8" w:rsidRPr="003F0605" w:rsidRDefault="005177B8" w:rsidP="005177B8">
      <w:pPr>
        <w:jc w:val="center"/>
        <w:rPr>
          <w:noProof/>
        </w:rPr>
      </w:pPr>
      <w:bookmarkStart w:id="0" w:name="_Toc460592599"/>
    </w:p>
    <w:p w14:paraId="17FDD1B1" w14:textId="77777777" w:rsidR="005177B8" w:rsidRPr="005466F7" w:rsidRDefault="005177B8" w:rsidP="005177B8">
      <w:pPr>
        <w:jc w:val="center"/>
        <w:rPr>
          <w:noProof/>
        </w:rPr>
      </w:pPr>
    </w:p>
    <w:p w14:paraId="7F623F33" w14:textId="04C8E78B" w:rsidR="005177B8" w:rsidRPr="005466F7" w:rsidRDefault="005177B8" w:rsidP="005177B8">
      <w:pPr>
        <w:jc w:val="center"/>
        <w:rPr>
          <w:b/>
        </w:rPr>
      </w:pPr>
      <w:r w:rsidRPr="00F601F4">
        <w:rPr>
          <w:noProof/>
        </w:rPr>
        <w:drawing>
          <wp:inline distT="0" distB="0" distL="0" distR="0" wp14:anchorId="2A677AB1" wp14:editId="5EDA9ECF">
            <wp:extent cx="3990975" cy="866775"/>
            <wp:effectExtent l="19050" t="0" r="9525" b="0"/>
            <wp:docPr id="1" name="Picture 5" descr="Ameria_Logo_MasterPANTONE 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ria_Logo_MasterPANTONE 1 copy"/>
                    <pic:cNvPicPr>
                      <a:picLocks noChangeAspect="1" noChangeArrowheads="1"/>
                    </pic:cNvPicPr>
                  </pic:nvPicPr>
                  <pic:blipFill>
                    <a:blip r:embed="rId8"/>
                    <a:srcRect/>
                    <a:stretch>
                      <a:fillRect/>
                    </a:stretch>
                  </pic:blipFill>
                  <pic:spPr bwMode="auto">
                    <a:xfrm>
                      <a:off x="0" y="0"/>
                      <a:ext cx="3990975" cy="866775"/>
                    </a:xfrm>
                    <a:prstGeom prst="rect">
                      <a:avLst/>
                    </a:prstGeom>
                    <a:noFill/>
                    <a:ln w="9525">
                      <a:noFill/>
                      <a:miter lim="800000"/>
                      <a:headEnd/>
                      <a:tailEnd/>
                    </a:ln>
                  </pic:spPr>
                </pic:pic>
              </a:graphicData>
            </a:graphic>
          </wp:inline>
        </w:drawing>
      </w:r>
    </w:p>
    <w:p w14:paraId="771F87CD" w14:textId="77777777" w:rsidR="005177B8" w:rsidRDefault="005177B8" w:rsidP="005177B8">
      <w:pPr>
        <w:jc w:val="center"/>
        <w:rPr>
          <w:b/>
        </w:rPr>
      </w:pPr>
    </w:p>
    <w:p w14:paraId="040B421F" w14:textId="77777777" w:rsidR="005177B8" w:rsidRDefault="005177B8" w:rsidP="005177B8">
      <w:pPr>
        <w:jc w:val="center"/>
        <w:rPr>
          <w:b/>
        </w:rPr>
      </w:pPr>
    </w:p>
    <w:p w14:paraId="3EF44759" w14:textId="77777777" w:rsidR="005177B8" w:rsidRDefault="005177B8" w:rsidP="005177B8">
      <w:pPr>
        <w:jc w:val="center"/>
        <w:rPr>
          <w:b/>
        </w:rPr>
      </w:pPr>
    </w:p>
    <w:p w14:paraId="3C6201FD" w14:textId="77777777" w:rsidR="005177B8" w:rsidRDefault="005177B8" w:rsidP="005177B8">
      <w:pPr>
        <w:jc w:val="center"/>
        <w:rPr>
          <w:b/>
        </w:rPr>
      </w:pPr>
    </w:p>
    <w:p w14:paraId="16F32CE4" w14:textId="77777777" w:rsidR="005177B8" w:rsidRDefault="005177B8" w:rsidP="005177B8">
      <w:pPr>
        <w:jc w:val="center"/>
        <w:rPr>
          <w:b/>
        </w:rPr>
      </w:pPr>
    </w:p>
    <w:p w14:paraId="7E9697A9" w14:textId="77777777" w:rsidR="005177B8" w:rsidRPr="005466F7" w:rsidRDefault="005177B8" w:rsidP="005177B8">
      <w:pPr>
        <w:jc w:val="center"/>
        <w:rPr>
          <w:b/>
        </w:rPr>
      </w:pPr>
    </w:p>
    <w:p w14:paraId="72452A53" w14:textId="77777777" w:rsidR="005177B8" w:rsidRPr="005466F7" w:rsidRDefault="005177B8" w:rsidP="005177B8">
      <w:pPr>
        <w:jc w:val="center"/>
        <w:rPr>
          <w:b/>
        </w:rPr>
      </w:pPr>
    </w:p>
    <w:p w14:paraId="1A001719" w14:textId="77777777" w:rsidR="00970158" w:rsidRPr="00F945F0" w:rsidRDefault="005177B8" w:rsidP="00F945F0">
      <w:pPr>
        <w:pStyle w:val="CustomStyle"/>
        <w:jc w:val="center"/>
        <w:rPr>
          <w:ins w:id="1" w:author="Arpine Mayilyan" w:date="2018-09-14T10:10:00Z"/>
          <w:sz w:val="40"/>
          <w:szCs w:val="36"/>
          <w14:shadow w14:blurRad="63500" w14:dist="50800" w14:dir="10800000" w14:sx="0" w14:sy="0" w14:kx="0" w14:ky="0" w14:algn="none">
            <w14:srgbClr w14:val="000000">
              <w14:alpha w14:val="50000"/>
            </w14:srgbClr>
          </w14:shadow>
        </w:rPr>
      </w:pPr>
      <w:bookmarkStart w:id="2" w:name="_Toc525144660"/>
      <w:r w:rsidRPr="00F945F0">
        <w:rPr>
          <w:sz w:val="40"/>
          <w:szCs w:val="36"/>
          <w14:shadow w14:blurRad="63500" w14:dist="50800" w14:dir="10800000" w14:sx="0" w14:sy="0" w14:kx="0" w14:ky="0" w14:algn="none">
            <w14:srgbClr w14:val="000000">
              <w14:alpha w14:val="50000"/>
            </w14:srgbClr>
          </w14:shadow>
        </w:rPr>
        <w:t>T</w:t>
      </w:r>
      <w:r w:rsidR="001D4E34" w:rsidRPr="00F945F0">
        <w:rPr>
          <w:sz w:val="40"/>
          <w:szCs w:val="36"/>
          <w14:shadow w14:blurRad="63500" w14:dist="50800" w14:dir="10800000" w14:sx="0" w14:sy="0" w14:kx="0" w14:ky="0" w14:algn="none">
            <w14:srgbClr w14:val="000000">
              <w14:alpha w14:val="50000"/>
            </w14:srgbClr>
          </w14:shadow>
        </w:rPr>
        <w:t xml:space="preserve">erms </w:t>
      </w:r>
      <w:r w:rsidRPr="00F945F0">
        <w:rPr>
          <w:sz w:val="40"/>
          <w:szCs w:val="36"/>
          <w14:shadow w14:blurRad="63500" w14:dist="50800" w14:dir="10800000" w14:sx="0" w14:sy="0" w14:kx="0" w14:ky="0" w14:algn="none">
            <w14:srgbClr w14:val="000000">
              <w14:alpha w14:val="50000"/>
            </w14:srgbClr>
          </w14:shadow>
        </w:rPr>
        <w:t>of R</w:t>
      </w:r>
      <w:r w:rsidR="005E12C7" w:rsidRPr="00F945F0">
        <w:rPr>
          <w:sz w:val="40"/>
          <w:szCs w:val="36"/>
          <w14:shadow w14:blurRad="63500" w14:dist="50800" w14:dir="10800000" w14:sx="0" w14:sy="0" w14:kx="0" w14:ky="0" w14:algn="none">
            <w14:srgbClr w14:val="000000">
              <w14:alpha w14:val="50000"/>
            </w14:srgbClr>
          </w14:shadow>
        </w:rPr>
        <w:t>e</w:t>
      </w:r>
      <w:r w:rsidR="001D4E34" w:rsidRPr="00F945F0">
        <w:rPr>
          <w:sz w:val="40"/>
          <w:szCs w:val="36"/>
          <w14:shadow w14:blurRad="63500" w14:dist="50800" w14:dir="10800000" w14:sx="0" w14:sy="0" w14:kx="0" w14:ky="0" w14:algn="none">
            <w14:srgbClr w14:val="000000">
              <w14:alpha w14:val="50000"/>
            </w14:srgbClr>
          </w14:shadow>
        </w:rPr>
        <w:t>ference</w:t>
      </w:r>
      <w:bookmarkEnd w:id="2"/>
    </w:p>
    <w:p w14:paraId="62759CC6" w14:textId="1082C864" w:rsidR="005177B8" w:rsidRPr="00970158" w:rsidDel="00970158" w:rsidRDefault="005177B8" w:rsidP="005177B8">
      <w:pPr>
        <w:jc w:val="center"/>
        <w:rPr>
          <w:del w:id="3" w:author="Arpine Mayilyan" w:date="2018-09-14T10:10:00Z"/>
          <w:b/>
          <w:vanish/>
          <w:color w:val="7FBA00"/>
          <w:sz w:val="96"/>
          <w14:shadow w14:blurRad="63500" w14:dist="50800" w14:dir="10800000" w14:sx="0" w14:sy="0" w14:kx="0" w14:ky="0" w14:algn="none">
            <w14:srgbClr w14:val="000000">
              <w14:alpha w14:val="50000"/>
            </w14:srgbClr>
          </w14:shadow>
        </w:rPr>
      </w:pPr>
    </w:p>
    <w:p w14:paraId="550C440D" w14:textId="77777777" w:rsidR="005177B8" w:rsidRDefault="005177B8" w:rsidP="005177B8">
      <w:pPr>
        <w:jc w:val="center"/>
        <w:rPr>
          <w:b/>
          <w:color w:val="7FBA00"/>
          <w14:shadow w14:blurRad="63500" w14:dist="50800" w14:dir="10800000" w14:sx="0" w14:sy="0" w14:kx="0" w14:ky="0" w14:algn="none">
            <w14:srgbClr w14:val="000000">
              <w14:alpha w14:val="50000"/>
            </w14:srgbClr>
          </w14:shadow>
        </w:rPr>
      </w:pPr>
    </w:p>
    <w:p w14:paraId="529B84AF" w14:textId="77777777" w:rsidR="005177B8" w:rsidRDefault="005177B8" w:rsidP="005177B8">
      <w:pPr>
        <w:jc w:val="center"/>
        <w:rPr>
          <w:b/>
          <w:color w:val="7FBA00"/>
          <w14:shadow w14:blurRad="63500" w14:dist="50800" w14:dir="10800000" w14:sx="0" w14:sy="0" w14:kx="0" w14:ky="0" w14:algn="none">
            <w14:srgbClr w14:val="000000">
              <w14:alpha w14:val="50000"/>
            </w14:srgbClr>
          </w14:shadow>
        </w:rPr>
      </w:pPr>
    </w:p>
    <w:p w14:paraId="333DFEDF" w14:textId="77777777" w:rsidR="005177B8" w:rsidRPr="005466F7" w:rsidRDefault="005177B8" w:rsidP="005177B8">
      <w:pPr>
        <w:jc w:val="center"/>
        <w:rPr>
          <w:b/>
          <w:color w:val="7FBA00"/>
          <w14:shadow w14:blurRad="63500" w14:dist="50800" w14:dir="10800000" w14:sx="0" w14:sy="0" w14:kx="0" w14:ky="0" w14:algn="none">
            <w14:srgbClr w14:val="000000">
              <w14:alpha w14:val="50000"/>
            </w14:srgbClr>
          </w14:shadow>
        </w:rPr>
      </w:pPr>
    </w:p>
    <w:p w14:paraId="6C678DEC" w14:textId="3AB36E05" w:rsidR="005177B8" w:rsidRDefault="00332BE6" w:rsidP="005177B8">
      <w:pPr>
        <w:jc w:val="center"/>
        <w:rPr>
          <w:b/>
          <w:color w:val="7FBA00"/>
          <w14:shadow w14:blurRad="63500" w14:dist="50800" w14:dir="10800000" w14:sx="0" w14:sy="0" w14:kx="0" w14:ky="0" w14:algn="none">
            <w14:srgbClr w14:val="000000">
              <w14:alpha w14:val="50000"/>
            </w14:srgbClr>
          </w14:shadow>
        </w:rPr>
      </w:pPr>
      <w:r w:rsidRPr="005466F7">
        <w:rPr>
          <w:b/>
          <w:noProof/>
          <w:color w:val="00CC00"/>
        </w:rPr>
        <mc:AlternateContent>
          <mc:Choice Requires="wps">
            <w:drawing>
              <wp:anchor distT="0" distB="0" distL="114300" distR="114300" simplePos="0" relativeHeight="251659264" behindDoc="0" locked="0" layoutInCell="1" allowOverlap="1" wp14:anchorId="35F2C3F8" wp14:editId="10908EE9">
                <wp:simplePos x="0" y="0"/>
                <wp:positionH relativeFrom="margin">
                  <wp:align>center</wp:align>
                </wp:positionH>
                <wp:positionV relativeFrom="paragraph">
                  <wp:posOffset>19065</wp:posOffset>
                </wp:positionV>
                <wp:extent cx="4146550" cy="968991"/>
                <wp:effectExtent l="0" t="0" r="25400"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968991"/>
                        </a:xfrm>
                        <a:prstGeom prst="rect">
                          <a:avLst/>
                        </a:prstGeom>
                        <a:solidFill>
                          <a:srgbClr val="FFFFFF"/>
                        </a:solidFill>
                        <a:ln w="9525">
                          <a:solidFill>
                            <a:schemeClr val="bg1">
                              <a:lumMod val="50000"/>
                            </a:schemeClr>
                          </a:solidFill>
                          <a:miter lim="800000"/>
                          <a:headEnd/>
                          <a:tailEnd/>
                        </a:ln>
                      </wps:spPr>
                      <wps:txbx>
                        <w:txbxContent>
                          <w:p w14:paraId="03426966" w14:textId="5758B437" w:rsidR="002346BE" w:rsidRPr="00593E3C" w:rsidRDefault="002346BE" w:rsidP="003C3A57">
                            <w:pPr>
                              <w:spacing w:before="240"/>
                              <w:jc w:val="center"/>
                              <w:rPr>
                                <w:b/>
                                <w:sz w:val="32"/>
                                <w:szCs w:val="36"/>
                              </w:rPr>
                            </w:pPr>
                            <w:r>
                              <w:rPr>
                                <w:b/>
                                <w:sz w:val="32"/>
                                <w:szCs w:val="36"/>
                              </w:rPr>
                              <w:t>SME Online Lending Application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5F2C3F8" id="_x0000_t202" coordsize="21600,21600" o:spt="202" path="m,l,21600r21600,l21600,xe">
                <v:stroke joinstyle="miter"/>
                <v:path gradientshapeok="t" o:connecttype="rect"/>
              </v:shapetype>
              <v:shape id="Text Box 2" o:spid="_x0000_s1026" type="#_x0000_t202" style="position:absolute;left:0;text-align:left;margin-left:0;margin-top:1.5pt;width:326.5pt;height:76.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" strokecolor="#7f7f7f [1612]">
                <v:textbox>
                  <w:txbxContent>
                    <w:p w14:paraId="03426966" w14:textId="5758B437" w:rsidR="002346BE" w:rsidRPr="00593E3C" w:rsidRDefault="002346BE" w:rsidP="003C3A57">
                      <w:pPr>
                        <w:spacing w:before="240"/>
                        <w:jc w:val="center"/>
                        <w:rPr>
                          <w:b/>
                          <w:sz w:val="32"/>
                          <w:szCs w:val="36"/>
                        </w:rPr>
                      </w:pPr>
                      <w:r>
                        <w:rPr>
                          <w:b/>
                          <w:sz w:val="32"/>
                          <w:szCs w:val="36"/>
                        </w:rPr>
                        <w:t>SME Online Lending Application</w:t>
                      </w:r>
                    </w:p>
                  </w:txbxContent>
                </v:textbox>
                <w10:wrap anchorx="margin"/>
              </v:shape>
            </w:pict>
          </mc:Fallback>
        </mc:AlternateContent>
      </w:r>
    </w:p>
    <w:p w14:paraId="13517608" w14:textId="77777777" w:rsidR="003C3A57" w:rsidRPr="005466F7" w:rsidRDefault="003C3A57" w:rsidP="005177B8">
      <w:pPr>
        <w:jc w:val="center"/>
        <w:rPr>
          <w:b/>
          <w:color w:val="7FBA00"/>
          <w14:shadow w14:blurRad="63500" w14:dist="50800" w14:dir="10800000" w14:sx="0" w14:sy="0" w14:kx="0" w14:ky="0" w14:algn="none">
            <w14:srgbClr w14:val="000000">
              <w14:alpha w14:val="50000"/>
            </w14:srgbClr>
          </w14:shadow>
        </w:rPr>
      </w:pPr>
    </w:p>
    <w:p w14:paraId="5BBC7990" w14:textId="57FDB271" w:rsidR="005177B8" w:rsidRPr="005466F7" w:rsidRDefault="005177B8" w:rsidP="005177B8">
      <w:pPr>
        <w:jc w:val="center"/>
        <w:rPr>
          <w:b/>
          <w:color w:val="7FBA00"/>
          <w14:shadow w14:blurRad="63500" w14:dist="50800" w14:dir="10800000" w14:sx="0" w14:sy="0" w14:kx="0" w14:ky="0" w14:algn="none">
            <w14:srgbClr w14:val="000000">
              <w14:alpha w14:val="50000"/>
            </w14:srgbClr>
          </w14:shadow>
        </w:rPr>
      </w:pPr>
    </w:p>
    <w:p w14:paraId="689079A1" w14:textId="59C4136A" w:rsidR="005177B8" w:rsidRPr="005466F7" w:rsidRDefault="005177B8" w:rsidP="005177B8">
      <w:pPr>
        <w:rPr>
          <w:b/>
          <w:color w:val="00CC00"/>
        </w:rPr>
      </w:pPr>
    </w:p>
    <w:p w14:paraId="0996FA0C" w14:textId="77777777" w:rsidR="005177B8" w:rsidRPr="005466F7" w:rsidRDefault="005177B8" w:rsidP="005177B8">
      <w:pPr>
        <w:jc w:val="center"/>
        <w:rPr>
          <w:b/>
        </w:rPr>
      </w:pPr>
    </w:p>
    <w:p w14:paraId="000348B3" w14:textId="77777777" w:rsidR="005177B8" w:rsidRPr="005466F7" w:rsidRDefault="005177B8" w:rsidP="005177B8">
      <w:pPr>
        <w:jc w:val="center"/>
        <w:rPr>
          <w:b/>
        </w:rPr>
      </w:pPr>
    </w:p>
    <w:p w14:paraId="1908A032" w14:textId="77777777" w:rsidR="005177B8" w:rsidRDefault="005177B8" w:rsidP="005177B8">
      <w:pPr>
        <w:rPr>
          <w:color w:val="A6A6A6" w:themeColor="background1" w:themeShade="A6"/>
          <w:lang w:val="en-GB"/>
        </w:rPr>
      </w:pPr>
    </w:p>
    <w:p w14:paraId="7AF6553C" w14:textId="77777777" w:rsidR="005177B8" w:rsidRDefault="005177B8" w:rsidP="005177B8">
      <w:pPr>
        <w:rPr>
          <w:color w:val="A6A6A6" w:themeColor="background1" w:themeShade="A6"/>
          <w:lang w:val="en-GB"/>
        </w:rPr>
      </w:pPr>
    </w:p>
    <w:p w14:paraId="5730D9DE" w14:textId="5ADABA20" w:rsidR="005177B8" w:rsidRDefault="005177B8" w:rsidP="005177B8">
      <w:pPr>
        <w:rPr>
          <w:color w:val="A6A6A6" w:themeColor="background1" w:themeShade="A6"/>
          <w:lang w:val="en-GB"/>
        </w:rPr>
      </w:pPr>
    </w:p>
    <w:p w14:paraId="29A788AF" w14:textId="77777777" w:rsidR="003C3A57" w:rsidRDefault="003C3A57" w:rsidP="005177B8">
      <w:pPr>
        <w:rPr>
          <w:color w:val="A6A6A6" w:themeColor="background1" w:themeShade="A6"/>
          <w:lang w:val="en-GB"/>
        </w:rPr>
      </w:pPr>
    </w:p>
    <w:p w14:paraId="0822EDA6" w14:textId="77777777" w:rsidR="005177B8" w:rsidRDefault="005177B8" w:rsidP="005177B8">
      <w:pPr>
        <w:rPr>
          <w:color w:val="A6A6A6" w:themeColor="background1" w:themeShade="A6"/>
          <w:lang w:val="en-GB"/>
        </w:rPr>
      </w:pPr>
    </w:p>
    <w:p w14:paraId="4E00FAB2" w14:textId="77777777" w:rsidR="00970158" w:rsidRDefault="005177B8" w:rsidP="00286F5B">
      <w:pPr>
        <w:pStyle w:val="Heading1"/>
        <w:numPr>
          <w:ilvl w:val="0"/>
          <w:numId w:val="0"/>
        </w:numPr>
        <w:ind w:left="720"/>
        <w:jc w:val="center"/>
        <w:rPr>
          <w:lang w:val="en-GB"/>
        </w:rPr>
      </w:pPr>
      <w:bookmarkStart w:id="4" w:name="_Toc525144661"/>
      <w:r w:rsidRPr="00DD7DB5">
        <w:rPr>
          <w:lang w:val="en-GB"/>
        </w:rPr>
        <w:lastRenderedPageBreak/>
        <w:t>Yerevan 201</w:t>
      </w:r>
      <w:r w:rsidR="003C3A57">
        <w:rPr>
          <w:lang w:val="en-GB"/>
        </w:rPr>
        <w:t>8</w:t>
      </w:r>
      <w:bookmarkEnd w:id="4"/>
    </w:p>
    <w:p w14:paraId="3F039E2B" w14:textId="169E5968" w:rsidR="005177B8" w:rsidRPr="00970158" w:rsidDel="00970158" w:rsidRDefault="005177B8" w:rsidP="005177B8">
      <w:pPr>
        <w:jc w:val="center"/>
        <w:rPr>
          <w:del w:id="5" w:author="Arpine Mayilyan" w:date="2018-09-14T10:10:00Z"/>
          <w:vanish/>
          <w:color w:val="A6A6A6" w:themeColor="background1" w:themeShade="A6"/>
          <w:lang w:val="en-GB"/>
        </w:rPr>
      </w:pPr>
    </w:p>
    <w:p w14:paraId="32AB09A9" w14:textId="77777777" w:rsidR="005177B8" w:rsidRDefault="005177B8" w:rsidP="005177B8">
      <w:pPr>
        <w:jc w:val="center"/>
        <w:rPr>
          <w:color w:val="A6A6A6" w:themeColor="background1" w:themeShade="A6"/>
          <w:lang w:val="en-GB"/>
        </w:rPr>
      </w:pPr>
    </w:p>
    <w:p w14:paraId="529F9F48" w14:textId="77777777" w:rsidR="005177B8" w:rsidRDefault="005177B8">
      <w:r>
        <w:br w:type="page"/>
      </w:r>
    </w:p>
    <w:p w14:paraId="5D8195FD" w14:textId="77777777" w:rsidR="00946B9B" w:rsidRDefault="00946B9B">
      <w:pPr>
        <w:pStyle w:val="TOCHeading"/>
        <w:rPr>
          <w:rFonts w:ascii="Times New Roman" w:eastAsia="Times New Roman" w:hAnsi="Times New Roman" w:cs="Times New Roman"/>
          <w:color w:val="auto"/>
          <w:sz w:val="24"/>
          <w:szCs w:val="24"/>
        </w:rPr>
      </w:pPr>
    </w:p>
    <w:sdt>
      <w:sdtPr>
        <w:rPr>
          <w:rFonts w:ascii="Times New Roman" w:eastAsia="Times New Roman" w:hAnsi="Times New Roman" w:cs="Times New Roman"/>
          <w:color w:val="auto"/>
          <w:sz w:val="24"/>
          <w:szCs w:val="24"/>
        </w:rPr>
        <w:id w:val="1506561962"/>
        <w:docPartObj>
          <w:docPartGallery w:val="Table of Contents"/>
          <w:docPartUnique/>
        </w:docPartObj>
      </w:sdtPr>
      <w:sdtEndPr>
        <w:rPr>
          <w:b/>
          <w:bCs/>
          <w:noProof/>
        </w:rPr>
      </w:sdtEndPr>
      <w:sdtContent>
        <w:p w14:paraId="28F069C8" w14:textId="51089DEE" w:rsidR="00692DAB" w:rsidRPr="00F464D0" w:rsidRDefault="00692DAB">
          <w:pPr>
            <w:pStyle w:val="TOCHeading"/>
            <w:rPr>
              <w:b/>
            </w:rPr>
          </w:pPr>
          <w:r w:rsidRPr="00F464D0">
            <w:rPr>
              <w:b/>
            </w:rPr>
            <w:t>Table of Contents</w:t>
          </w:r>
        </w:p>
        <w:p w14:paraId="60348EED" w14:textId="77777777" w:rsidR="00286F5B" w:rsidRDefault="00692DAB">
          <w:pPr>
            <w:pStyle w:val="TOC1"/>
            <w:tabs>
              <w:tab w:val="right" w:leader="dot" w:pos="1388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5144660" w:history="1">
            <w:r w:rsidR="00286F5B" w:rsidRPr="00402EB2">
              <w:rPr>
                <w:rStyle w:val="Hyperlink"/>
                <w:noProof/>
                <w14:shadow w14:blurRad="63500" w14:dist="50800" w14:dir="10800000" w14:sx="0" w14:sy="0" w14:kx="0" w14:ky="0" w14:algn="none">
                  <w14:srgbClr w14:val="000000">
                    <w14:alpha w14:val="50000"/>
                  </w14:srgbClr>
                </w14:shadow>
              </w:rPr>
              <w:t>Terms of Reference</w:t>
            </w:r>
            <w:r w:rsidR="00286F5B">
              <w:rPr>
                <w:noProof/>
                <w:webHidden/>
              </w:rPr>
              <w:tab/>
            </w:r>
            <w:r w:rsidR="00286F5B">
              <w:rPr>
                <w:noProof/>
                <w:webHidden/>
              </w:rPr>
              <w:fldChar w:fldCharType="begin"/>
            </w:r>
            <w:r w:rsidR="00286F5B">
              <w:rPr>
                <w:noProof/>
                <w:webHidden/>
              </w:rPr>
              <w:instrText xml:space="preserve"> PAGEREF _Toc525144660 \h </w:instrText>
            </w:r>
            <w:r w:rsidR="00286F5B">
              <w:rPr>
                <w:noProof/>
                <w:webHidden/>
              </w:rPr>
            </w:r>
            <w:r w:rsidR="00286F5B">
              <w:rPr>
                <w:noProof/>
                <w:webHidden/>
              </w:rPr>
              <w:fldChar w:fldCharType="separate"/>
            </w:r>
            <w:r w:rsidR="00286F5B">
              <w:rPr>
                <w:noProof/>
                <w:webHidden/>
              </w:rPr>
              <w:t>1</w:t>
            </w:r>
            <w:r w:rsidR="00286F5B">
              <w:rPr>
                <w:noProof/>
                <w:webHidden/>
              </w:rPr>
              <w:fldChar w:fldCharType="end"/>
            </w:r>
          </w:hyperlink>
        </w:p>
        <w:p w14:paraId="5B5BFA87"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61" w:history="1">
            <w:r w:rsidR="00286F5B" w:rsidRPr="00402EB2">
              <w:rPr>
                <w:rStyle w:val="Hyperlink"/>
                <w:noProof/>
                <w:lang w:val="en-GB"/>
              </w:rPr>
              <w:t>Yerevan 2018</w:t>
            </w:r>
            <w:r w:rsidR="00286F5B">
              <w:rPr>
                <w:noProof/>
                <w:webHidden/>
              </w:rPr>
              <w:tab/>
            </w:r>
            <w:r w:rsidR="00286F5B">
              <w:rPr>
                <w:noProof/>
                <w:webHidden/>
              </w:rPr>
              <w:fldChar w:fldCharType="begin"/>
            </w:r>
            <w:r w:rsidR="00286F5B">
              <w:rPr>
                <w:noProof/>
                <w:webHidden/>
              </w:rPr>
              <w:instrText xml:space="preserve"> PAGEREF _Toc525144661 \h </w:instrText>
            </w:r>
            <w:r w:rsidR="00286F5B">
              <w:rPr>
                <w:noProof/>
                <w:webHidden/>
              </w:rPr>
            </w:r>
            <w:r w:rsidR="00286F5B">
              <w:rPr>
                <w:noProof/>
                <w:webHidden/>
              </w:rPr>
              <w:fldChar w:fldCharType="separate"/>
            </w:r>
            <w:r w:rsidR="00286F5B">
              <w:rPr>
                <w:noProof/>
                <w:webHidden/>
              </w:rPr>
              <w:t>1</w:t>
            </w:r>
            <w:r w:rsidR="00286F5B">
              <w:rPr>
                <w:noProof/>
                <w:webHidden/>
              </w:rPr>
              <w:fldChar w:fldCharType="end"/>
            </w:r>
          </w:hyperlink>
        </w:p>
        <w:p w14:paraId="72A7047A"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62" w:history="1">
            <w:r w:rsidR="00286F5B" w:rsidRPr="00402EB2">
              <w:rPr>
                <w:rStyle w:val="Hyperlink"/>
                <w:noProof/>
              </w:rPr>
              <w:t>Revision History</w:t>
            </w:r>
            <w:r w:rsidR="00286F5B">
              <w:rPr>
                <w:noProof/>
                <w:webHidden/>
              </w:rPr>
              <w:tab/>
            </w:r>
            <w:r w:rsidR="00286F5B">
              <w:rPr>
                <w:noProof/>
                <w:webHidden/>
              </w:rPr>
              <w:fldChar w:fldCharType="begin"/>
            </w:r>
            <w:r w:rsidR="00286F5B">
              <w:rPr>
                <w:noProof/>
                <w:webHidden/>
              </w:rPr>
              <w:instrText xml:space="preserve"> PAGEREF _Toc525144662 \h </w:instrText>
            </w:r>
            <w:r w:rsidR="00286F5B">
              <w:rPr>
                <w:noProof/>
                <w:webHidden/>
              </w:rPr>
            </w:r>
            <w:r w:rsidR="00286F5B">
              <w:rPr>
                <w:noProof/>
                <w:webHidden/>
              </w:rPr>
              <w:fldChar w:fldCharType="separate"/>
            </w:r>
            <w:r w:rsidR="00286F5B">
              <w:rPr>
                <w:noProof/>
                <w:webHidden/>
              </w:rPr>
              <w:t>4</w:t>
            </w:r>
            <w:r w:rsidR="00286F5B">
              <w:rPr>
                <w:noProof/>
                <w:webHidden/>
              </w:rPr>
              <w:fldChar w:fldCharType="end"/>
            </w:r>
          </w:hyperlink>
        </w:p>
        <w:p w14:paraId="0C63AAB1"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63" w:history="1">
            <w:r w:rsidR="00286F5B" w:rsidRPr="00402EB2">
              <w:rPr>
                <w:rStyle w:val="Hyperlink"/>
                <w:noProof/>
              </w:rPr>
              <w:t>Approvers</w:t>
            </w:r>
            <w:r w:rsidR="00286F5B">
              <w:rPr>
                <w:noProof/>
                <w:webHidden/>
              </w:rPr>
              <w:tab/>
            </w:r>
            <w:r w:rsidR="00286F5B">
              <w:rPr>
                <w:noProof/>
                <w:webHidden/>
              </w:rPr>
              <w:fldChar w:fldCharType="begin"/>
            </w:r>
            <w:r w:rsidR="00286F5B">
              <w:rPr>
                <w:noProof/>
                <w:webHidden/>
              </w:rPr>
              <w:instrText xml:space="preserve"> PAGEREF _Toc525144663 \h </w:instrText>
            </w:r>
            <w:r w:rsidR="00286F5B">
              <w:rPr>
                <w:noProof/>
                <w:webHidden/>
              </w:rPr>
            </w:r>
            <w:r w:rsidR="00286F5B">
              <w:rPr>
                <w:noProof/>
                <w:webHidden/>
              </w:rPr>
              <w:fldChar w:fldCharType="separate"/>
            </w:r>
            <w:r w:rsidR="00286F5B">
              <w:rPr>
                <w:noProof/>
                <w:webHidden/>
              </w:rPr>
              <w:t>5</w:t>
            </w:r>
            <w:r w:rsidR="00286F5B">
              <w:rPr>
                <w:noProof/>
                <w:webHidden/>
              </w:rPr>
              <w:fldChar w:fldCharType="end"/>
            </w:r>
          </w:hyperlink>
        </w:p>
        <w:p w14:paraId="66981134"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64" w:history="1">
            <w:r w:rsidR="00286F5B" w:rsidRPr="00402EB2">
              <w:rPr>
                <w:rStyle w:val="Hyperlink"/>
                <w:noProof/>
              </w:rPr>
              <w:t>Project Description</w:t>
            </w:r>
            <w:r w:rsidR="00286F5B">
              <w:rPr>
                <w:noProof/>
                <w:webHidden/>
              </w:rPr>
              <w:tab/>
            </w:r>
            <w:r w:rsidR="00286F5B">
              <w:rPr>
                <w:noProof/>
                <w:webHidden/>
              </w:rPr>
              <w:fldChar w:fldCharType="begin"/>
            </w:r>
            <w:r w:rsidR="00286F5B">
              <w:rPr>
                <w:noProof/>
                <w:webHidden/>
              </w:rPr>
              <w:instrText xml:space="preserve"> PAGEREF _Toc525144664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72D8EDFA"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65" w:history="1">
            <w:r w:rsidR="00286F5B" w:rsidRPr="00402EB2">
              <w:rPr>
                <w:rStyle w:val="Hyperlink"/>
                <w:noProof/>
              </w:rPr>
              <w:t>Background</w:t>
            </w:r>
            <w:r w:rsidR="00286F5B">
              <w:rPr>
                <w:noProof/>
                <w:webHidden/>
              </w:rPr>
              <w:tab/>
            </w:r>
            <w:r w:rsidR="00286F5B">
              <w:rPr>
                <w:noProof/>
                <w:webHidden/>
              </w:rPr>
              <w:fldChar w:fldCharType="begin"/>
            </w:r>
            <w:r w:rsidR="00286F5B">
              <w:rPr>
                <w:noProof/>
                <w:webHidden/>
              </w:rPr>
              <w:instrText xml:space="preserve"> PAGEREF _Toc525144665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072E73DA"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66" w:history="1">
            <w:r w:rsidR="00286F5B" w:rsidRPr="00402EB2">
              <w:rPr>
                <w:rStyle w:val="Hyperlink"/>
                <w:noProof/>
              </w:rPr>
              <w:t>Goal</w:t>
            </w:r>
            <w:r w:rsidR="00286F5B">
              <w:rPr>
                <w:noProof/>
                <w:webHidden/>
              </w:rPr>
              <w:tab/>
            </w:r>
            <w:r w:rsidR="00286F5B">
              <w:rPr>
                <w:noProof/>
                <w:webHidden/>
              </w:rPr>
              <w:fldChar w:fldCharType="begin"/>
            </w:r>
            <w:r w:rsidR="00286F5B">
              <w:rPr>
                <w:noProof/>
                <w:webHidden/>
              </w:rPr>
              <w:instrText xml:space="preserve"> PAGEREF _Toc525144666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1C1F388E"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67" w:history="1">
            <w:r w:rsidR="00286F5B" w:rsidRPr="00402EB2">
              <w:rPr>
                <w:rStyle w:val="Hyperlink"/>
                <w:noProof/>
              </w:rPr>
              <w:t>Objectives</w:t>
            </w:r>
            <w:r w:rsidR="00286F5B">
              <w:rPr>
                <w:noProof/>
                <w:webHidden/>
              </w:rPr>
              <w:tab/>
            </w:r>
            <w:r w:rsidR="00286F5B">
              <w:rPr>
                <w:noProof/>
                <w:webHidden/>
              </w:rPr>
              <w:fldChar w:fldCharType="begin"/>
            </w:r>
            <w:r w:rsidR="00286F5B">
              <w:rPr>
                <w:noProof/>
                <w:webHidden/>
              </w:rPr>
              <w:instrText xml:space="preserve"> PAGEREF _Toc525144667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74C96890"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68" w:history="1">
            <w:r w:rsidR="00286F5B" w:rsidRPr="00402EB2">
              <w:rPr>
                <w:rStyle w:val="Hyperlink"/>
                <w:noProof/>
              </w:rPr>
              <w:t>Scope</w:t>
            </w:r>
            <w:r w:rsidR="00286F5B">
              <w:rPr>
                <w:noProof/>
                <w:webHidden/>
              </w:rPr>
              <w:tab/>
            </w:r>
            <w:r w:rsidR="00286F5B">
              <w:rPr>
                <w:noProof/>
                <w:webHidden/>
              </w:rPr>
              <w:fldChar w:fldCharType="begin"/>
            </w:r>
            <w:r w:rsidR="00286F5B">
              <w:rPr>
                <w:noProof/>
                <w:webHidden/>
              </w:rPr>
              <w:instrText xml:space="preserve"> PAGEREF _Toc525144668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6DBD595E"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69" w:history="1">
            <w:r w:rsidR="00286F5B" w:rsidRPr="00402EB2">
              <w:rPr>
                <w:rStyle w:val="Hyperlink"/>
                <w:noProof/>
              </w:rPr>
              <w:t>In-Scope</w:t>
            </w:r>
            <w:r w:rsidR="00286F5B">
              <w:rPr>
                <w:noProof/>
                <w:webHidden/>
              </w:rPr>
              <w:tab/>
            </w:r>
            <w:r w:rsidR="00286F5B">
              <w:rPr>
                <w:noProof/>
                <w:webHidden/>
              </w:rPr>
              <w:fldChar w:fldCharType="begin"/>
            </w:r>
            <w:r w:rsidR="00286F5B">
              <w:rPr>
                <w:noProof/>
                <w:webHidden/>
              </w:rPr>
              <w:instrText xml:space="preserve"> PAGEREF _Toc525144669 \h </w:instrText>
            </w:r>
            <w:r w:rsidR="00286F5B">
              <w:rPr>
                <w:noProof/>
                <w:webHidden/>
              </w:rPr>
            </w:r>
            <w:r w:rsidR="00286F5B">
              <w:rPr>
                <w:noProof/>
                <w:webHidden/>
              </w:rPr>
              <w:fldChar w:fldCharType="separate"/>
            </w:r>
            <w:r w:rsidR="00286F5B">
              <w:rPr>
                <w:noProof/>
                <w:webHidden/>
              </w:rPr>
              <w:t>6</w:t>
            </w:r>
            <w:r w:rsidR="00286F5B">
              <w:rPr>
                <w:noProof/>
                <w:webHidden/>
              </w:rPr>
              <w:fldChar w:fldCharType="end"/>
            </w:r>
          </w:hyperlink>
        </w:p>
        <w:p w14:paraId="141A4B22"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70" w:history="1">
            <w:r w:rsidR="00286F5B" w:rsidRPr="00402EB2">
              <w:rPr>
                <w:rStyle w:val="Hyperlink"/>
                <w:noProof/>
              </w:rPr>
              <w:t>Out-of-Scope</w:t>
            </w:r>
            <w:r w:rsidR="00286F5B">
              <w:rPr>
                <w:noProof/>
                <w:webHidden/>
              </w:rPr>
              <w:tab/>
            </w:r>
            <w:r w:rsidR="00286F5B">
              <w:rPr>
                <w:noProof/>
                <w:webHidden/>
              </w:rPr>
              <w:fldChar w:fldCharType="begin"/>
            </w:r>
            <w:r w:rsidR="00286F5B">
              <w:rPr>
                <w:noProof/>
                <w:webHidden/>
              </w:rPr>
              <w:instrText xml:space="preserve"> PAGEREF _Toc525144670 \h </w:instrText>
            </w:r>
            <w:r w:rsidR="00286F5B">
              <w:rPr>
                <w:noProof/>
                <w:webHidden/>
              </w:rPr>
            </w:r>
            <w:r w:rsidR="00286F5B">
              <w:rPr>
                <w:noProof/>
                <w:webHidden/>
              </w:rPr>
              <w:fldChar w:fldCharType="separate"/>
            </w:r>
            <w:r w:rsidR="00286F5B">
              <w:rPr>
                <w:noProof/>
                <w:webHidden/>
              </w:rPr>
              <w:t>7</w:t>
            </w:r>
            <w:r w:rsidR="00286F5B">
              <w:rPr>
                <w:noProof/>
                <w:webHidden/>
              </w:rPr>
              <w:fldChar w:fldCharType="end"/>
            </w:r>
          </w:hyperlink>
        </w:p>
        <w:p w14:paraId="4FC1250D"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71" w:history="1">
            <w:r w:rsidR="00286F5B" w:rsidRPr="00402EB2">
              <w:rPr>
                <w:rStyle w:val="Hyperlink"/>
                <w:noProof/>
              </w:rPr>
              <w:t>General Requirements</w:t>
            </w:r>
            <w:r w:rsidR="00286F5B">
              <w:rPr>
                <w:noProof/>
                <w:webHidden/>
              </w:rPr>
              <w:tab/>
            </w:r>
            <w:r w:rsidR="00286F5B">
              <w:rPr>
                <w:noProof/>
                <w:webHidden/>
              </w:rPr>
              <w:fldChar w:fldCharType="begin"/>
            </w:r>
            <w:r w:rsidR="00286F5B">
              <w:rPr>
                <w:noProof/>
                <w:webHidden/>
              </w:rPr>
              <w:instrText xml:space="preserve"> PAGEREF _Toc525144671 \h </w:instrText>
            </w:r>
            <w:r w:rsidR="00286F5B">
              <w:rPr>
                <w:noProof/>
                <w:webHidden/>
              </w:rPr>
            </w:r>
            <w:r w:rsidR="00286F5B">
              <w:rPr>
                <w:noProof/>
                <w:webHidden/>
              </w:rPr>
              <w:fldChar w:fldCharType="separate"/>
            </w:r>
            <w:r w:rsidR="00286F5B">
              <w:rPr>
                <w:noProof/>
                <w:webHidden/>
              </w:rPr>
              <w:t>7</w:t>
            </w:r>
            <w:r w:rsidR="00286F5B">
              <w:rPr>
                <w:noProof/>
                <w:webHidden/>
              </w:rPr>
              <w:fldChar w:fldCharType="end"/>
            </w:r>
          </w:hyperlink>
        </w:p>
        <w:p w14:paraId="3FB74B6C"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72" w:history="1">
            <w:r w:rsidR="00286F5B" w:rsidRPr="00402EB2">
              <w:rPr>
                <w:rStyle w:val="Hyperlink"/>
                <w:noProof/>
              </w:rPr>
              <w:t>General Requirements</w:t>
            </w:r>
            <w:r w:rsidR="00286F5B">
              <w:rPr>
                <w:noProof/>
                <w:webHidden/>
              </w:rPr>
              <w:tab/>
            </w:r>
            <w:r w:rsidR="00286F5B">
              <w:rPr>
                <w:noProof/>
                <w:webHidden/>
              </w:rPr>
              <w:fldChar w:fldCharType="begin"/>
            </w:r>
            <w:r w:rsidR="00286F5B">
              <w:rPr>
                <w:noProof/>
                <w:webHidden/>
              </w:rPr>
              <w:instrText xml:space="preserve"> PAGEREF _Toc525144672 \h </w:instrText>
            </w:r>
            <w:r w:rsidR="00286F5B">
              <w:rPr>
                <w:noProof/>
                <w:webHidden/>
              </w:rPr>
            </w:r>
            <w:r w:rsidR="00286F5B">
              <w:rPr>
                <w:noProof/>
                <w:webHidden/>
              </w:rPr>
              <w:fldChar w:fldCharType="separate"/>
            </w:r>
            <w:r w:rsidR="00286F5B">
              <w:rPr>
                <w:noProof/>
                <w:webHidden/>
              </w:rPr>
              <w:t>7</w:t>
            </w:r>
            <w:r w:rsidR="00286F5B">
              <w:rPr>
                <w:noProof/>
                <w:webHidden/>
              </w:rPr>
              <w:fldChar w:fldCharType="end"/>
            </w:r>
          </w:hyperlink>
        </w:p>
        <w:p w14:paraId="75D5570E"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73" w:history="1">
            <w:r w:rsidR="00286F5B" w:rsidRPr="00402EB2">
              <w:rPr>
                <w:rStyle w:val="Hyperlink"/>
                <w:noProof/>
              </w:rPr>
              <w:t>Non-Functional Requirements</w:t>
            </w:r>
            <w:r w:rsidR="00286F5B">
              <w:rPr>
                <w:noProof/>
                <w:webHidden/>
              </w:rPr>
              <w:tab/>
            </w:r>
            <w:r w:rsidR="00286F5B">
              <w:rPr>
                <w:noProof/>
                <w:webHidden/>
              </w:rPr>
              <w:fldChar w:fldCharType="begin"/>
            </w:r>
            <w:r w:rsidR="00286F5B">
              <w:rPr>
                <w:noProof/>
                <w:webHidden/>
              </w:rPr>
              <w:instrText xml:space="preserve"> PAGEREF _Toc525144673 \h </w:instrText>
            </w:r>
            <w:r w:rsidR="00286F5B">
              <w:rPr>
                <w:noProof/>
                <w:webHidden/>
              </w:rPr>
            </w:r>
            <w:r w:rsidR="00286F5B">
              <w:rPr>
                <w:noProof/>
                <w:webHidden/>
              </w:rPr>
              <w:fldChar w:fldCharType="separate"/>
            </w:r>
            <w:r w:rsidR="00286F5B">
              <w:rPr>
                <w:noProof/>
                <w:webHidden/>
              </w:rPr>
              <w:t>8</w:t>
            </w:r>
            <w:r w:rsidR="00286F5B">
              <w:rPr>
                <w:noProof/>
                <w:webHidden/>
              </w:rPr>
              <w:fldChar w:fldCharType="end"/>
            </w:r>
          </w:hyperlink>
        </w:p>
        <w:p w14:paraId="1479B8B6"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74" w:history="1">
            <w:r w:rsidR="00286F5B" w:rsidRPr="00402EB2">
              <w:rPr>
                <w:rStyle w:val="Hyperlink"/>
                <w:noProof/>
              </w:rPr>
              <w:t>Functional</w:t>
            </w:r>
            <w:r w:rsidR="00286F5B" w:rsidRPr="00402EB2">
              <w:rPr>
                <w:rStyle w:val="Hyperlink"/>
                <w:noProof/>
                <w14:shadow w14:blurRad="63500" w14:dist="50800" w14:dir="10800000" w14:sx="0" w14:sy="0" w14:kx="0" w14:ky="0" w14:algn="none">
                  <w14:srgbClr w14:val="000000">
                    <w14:alpha w14:val="50000"/>
                  </w14:srgbClr>
                </w14:shadow>
              </w:rPr>
              <w:t xml:space="preserve"> Requirements</w:t>
            </w:r>
            <w:r w:rsidR="00286F5B">
              <w:rPr>
                <w:noProof/>
                <w:webHidden/>
              </w:rPr>
              <w:tab/>
            </w:r>
            <w:r w:rsidR="00286F5B">
              <w:rPr>
                <w:noProof/>
                <w:webHidden/>
              </w:rPr>
              <w:fldChar w:fldCharType="begin"/>
            </w:r>
            <w:r w:rsidR="00286F5B">
              <w:rPr>
                <w:noProof/>
                <w:webHidden/>
              </w:rPr>
              <w:instrText xml:space="preserve"> PAGEREF _Toc525144674 \h </w:instrText>
            </w:r>
            <w:r w:rsidR="00286F5B">
              <w:rPr>
                <w:noProof/>
                <w:webHidden/>
              </w:rPr>
            </w:r>
            <w:r w:rsidR="00286F5B">
              <w:rPr>
                <w:noProof/>
                <w:webHidden/>
              </w:rPr>
              <w:fldChar w:fldCharType="separate"/>
            </w:r>
            <w:r w:rsidR="00286F5B">
              <w:rPr>
                <w:noProof/>
                <w:webHidden/>
              </w:rPr>
              <w:t>10</w:t>
            </w:r>
            <w:r w:rsidR="00286F5B">
              <w:rPr>
                <w:noProof/>
                <w:webHidden/>
              </w:rPr>
              <w:fldChar w:fldCharType="end"/>
            </w:r>
          </w:hyperlink>
        </w:p>
        <w:p w14:paraId="1CAFE514"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75" w:history="1">
            <w:r w:rsidR="00286F5B" w:rsidRPr="00402EB2">
              <w:rPr>
                <w:rStyle w:val="Hyperlink"/>
                <w:noProof/>
              </w:rPr>
              <w:t>Login and Registration</w:t>
            </w:r>
            <w:r w:rsidR="00286F5B">
              <w:rPr>
                <w:noProof/>
                <w:webHidden/>
              </w:rPr>
              <w:tab/>
            </w:r>
            <w:r w:rsidR="00286F5B">
              <w:rPr>
                <w:noProof/>
                <w:webHidden/>
              </w:rPr>
              <w:fldChar w:fldCharType="begin"/>
            </w:r>
            <w:r w:rsidR="00286F5B">
              <w:rPr>
                <w:noProof/>
                <w:webHidden/>
              </w:rPr>
              <w:instrText xml:space="preserve"> PAGEREF _Toc525144675 \h </w:instrText>
            </w:r>
            <w:r w:rsidR="00286F5B">
              <w:rPr>
                <w:noProof/>
                <w:webHidden/>
              </w:rPr>
            </w:r>
            <w:r w:rsidR="00286F5B">
              <w:rPr>
                <w:noProof/>
                <w:webHidden/>
              </w:rPr>
              <w:fldChar w:fldCharType="separate"/>
            </w:r>
            <w:r w:rsidR="00286F5B">
              <w:rPr>
                <w:noProof/>
                <w:webHidden/>
              </w:rPr>
              <w:t>10</w:t>
            </w:r>
            <w:r w:rsidR="00286F5B">
              <w:rPr>
                <w:noProof/>
                <w:webHidden/>
              </w:rPr>
              <w:fldChar w:fldCharType="end"/>
            </w:r>
          </w:hyperlink>
        </w:p>
        <w:p w14:paraId="22F3E445"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76" w:history="1">
            <w:r w:rsidR="00286F5B" w:rsidRPr="00402EB2">
              <w:rPr>
                <w:rStyle w:val="Hyperlink"/>
                <w:noProof/>
              </w:rPr>
              <w:t>1.</w:t>
            </w:r>
            <w:r w:rsidR="00286F5B">
              <w:rPr>
                <w:rFonts w:asciiTheme="minorHAnsi" w:eastAsiaTheme="minorEastAsia" w:hAnsiTheme="minorHAnsi" w:cstheme="minorBidi"/>
                <w:noProof/>
                <w:sz w:val="22"/>
                <w:szCs w:val="22"/>
              </w:rPr>
              <w:tab/>
            </w:r>
            <w:r w:rsidR="00286F5B" w:rsidRPr="00402EB2">
              <w:rPr>
                <w:rStyle w:val="Hyperlink"/>
                <w:noProof/>
              </w:rPr>
              <w:t>User Login</w:t>
            </w:r>
            <w:r w:rsidR="00286F5B">
              <w:rPr>
                <w:noProof/>
                <w:webHidden/>
              </w:rPr>
              <w:tab/>
            </w:r>
            <w:r w:rsidR="00286F5B">
              <w:rPr>
                <w:noProof/>
                <w:webHidden/>
              </w:rPr>
              <w:fldChar w:fldCharType="begin"/>
            </w:r>
            <w:r w:rsidR="00286F5B">
              <w:rPr>
                <w:noProof/>
                <w:webHidden/>
              </w:rPr>
              <w:instrText xml:space="preserve"> PAGEREF _Toc525144676 \h </w:instrText>
            </w:r>
            <w:r w:rsidR="00286F5B">
              <w:rPr>
                <w:noProof/>
                <w:webHidden/>
              </w:rPr>
            </w:r>
            <w:r w:rsidR="00286F5B">
              <w:rPr>
                <w:noProof/>
                <w:webHidden/>
              </w:rPr>
              <w:fldChar w:fldCharType="separate"/>
            </w:r>
            <w:r w:rsidR="00286F5B">
              <w:rPr>
                <w:noProof/>
                <w:webHidden/>
              </w:rPr>
              <w:t>10</w:t>
            </w:r>
            <w:r w:rsidR="00286F5B">
              <w:rPr>
                <w:noProof/>
                <w:webHidden/>
              </w:rPr>
              <w:fldChar w:fldCharType="end"/>
            </w:r>
          </w:hyperlink>
        </w:p>
        <w:p w14:paraId="0188E0CB"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77" w:history="1">
            <w:r w:rsidR="00286F5B" w:rsidRPr="00402EB2">
              <w:rPr>
                <w:rStyle w:val="Hyperlink"/>
                <w:noProof/>
              </w:rPr>
              <w:t>2.</w:t>
            </w:r>
            <w:r w:rsidR="00286F5B">
              <w:rPr>
                <w:rFonts w:asciiTheme="minorHAnsi" w:eastAsiaTheme="minorEastAsia" w:hAnsiTheme="minorHAnsi" w:cstheme="minorBidi"/>
                <w:noProof/>
                <w:sz w:val="22"/>
                <w:szCs w:val="22"/>
              </w:rPr>
              <w:tab/>
            </w:r>
            <w:r w:rsidR="00286F5B" w:rsidRPr="00402EB2">
              <w:rPr>
                <w:rStyle w:val="Hyperlink"/>
                <w:noProof/>
              </w:rPr>
              <w:t>User Registration</w:t>
            </w:r>
            <w:r w:rsidR="00286F5B">
              <w:rPr>
                <w:noProof/>
                <w:webHidden/>
              </w:rPr>
              <w:tab/>
            </w:r>
            <w:r w:rsidR="00286F5B">
              <w:rPr>
                <w:noProof/>
                <w:webHidden/>
              </w:rPr>
              <w:fldChar w:fldCharType="begin"/>
            </w:r>
            <w:r w:rsidR="00286F5B">
              <w:rPr>
                <w:noProof/>
                <w:webHidden/>
              </w:rPr>
              <w:instrText xml:space="preserve"> PAGEREF _Toc525144677 \h </w:instrText>
            </w:r>
            <w:r w:rsidR="00286F5B">
              <w:rPr>
                <w:noProof/>
                <w:webHidden/>
              </w:rPr>
            </w:r>
            <w:r w:rsidR="00286F5B">
              <w:rPr>
                <w:noProof/>
                <w:webHidden/>
              </w:rPr>
              <w:fldChar w:fldCharType="separate"/>
            </w:r>
            <w:r w:rsidR="00286F5B">
              <w:rPr>
                <w:noProof/>
                <w:webHidden/>
              </w:rPr>
              <w:t>12</w:t>
            </w:r>
            <w:r w:rsidR="00286F5B">
              <w:rPr>
                <w:noProof/>
                <w:webHidden/>
              </w:rPr>
              <w:fldChar w:fldCharType="end"/>
            </w:r>
          </w:hyperlink>
        </w:p>
        <w:p w14:paraId="7B248849"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78" w:history="1">
            <w:r w:rsidR="00286F5B" w:rsidRPr="00402EB2">
              <w:rPr>
                <w:rStyle w:val="Hyperlink"/>
                <w:noProof/>
              </w:rPr>
              <w:t>3.</w:t>
            </w:r>
            <w:r w:rsidR="00286F5B">
              <w:rPr>
                <w:rFonts w:asciiTheme="minorHAnsi" w:eastAsiaTheme="minorEastAsia" w:hAnsiTheme="minorHAnsi" w:cstheme="minorBidi"/>
                <w:noProof/>
                <w:sz w:val="22"/>
                <w:szCs w:val="22"/>
              </w:rPr>
              <w:tab/>
            </w:r>
            <w:r w:rsidR="00286F5B" w:rsidRPr="00402EB2">
              <w:rPr>
                <w:rStyle w:val="Hyperlink"/>
                <w:noProof/>
              </w:rPr>
              <w:t>Homepage</w:t>
            </w:r>
            <w:r w:rsidR="00286F5B">
              <w:rPr>
                <w:noProof/>
                <w:webHidden/>
              </w:rPr>
              <w:tab/>
            </w:r>
            <w:r w:rsidR="00286F5B">
              <w:rPr>
                <w:noProof/>
                <w:webHidden/>
              </w:rPr>
              <w:fldChar w:fldCharType="begin"/>
            </w:r>
            <w:r w:rsidR="00286F5B">
              <w:rPr>
                <w:noProof/>
                <w:webHidden/>
              </w:rPr>
              <w:instrText xml:space="preserve"> PAGEREF _Toc525144678 \h </w:instrText>
            </w:r>
            <w:r w:rsidR="00286F5B">
              <w:rPr>
                <w:noProof/>
                <w:webHidden/>
              </w:rPr>
            </w:r>
            <w:r w:rsidR="00286F5B">
              <w:rPr>
                <w:noProof/>
                <w:webHidden/>
              </w:rPr>
              <w:fldChar w:fldCharType="separate"/>
            </w:r>
            <w:r w:rsidR="00286F5B">
              <w:rPr>
                <w:noProof/>
                <w:webHidden/>
              </w:rPr>
              <w:t>16</w:t>
            </w:r>
            <w:r w:rsidR="00286F5B">
              <w:rPr>
                <w:noProof/>
                <w:webHidden/>
              </w:rPr>
              <w:fldChar w:fldCharType="end"/>
            </w:r>
          </w:hyperlink>
        </w:p>
        <w:p w14:paraId="438D4FBB"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79" w:history="1">
            <w:r w:rsidR="00286F5B" w:rsidRPr="00402EB2">
              <w:rPr>
                <w:rStyle w:val="Hyperlink"/>
                <w:noProof/>
              </w:rPr>
              <w:t>Loan Application, Customer Screening and Scoring</w:t>
            </w:r>
            <w:r w:rsidR="00286F5B">
              <w:rPr>
                <w:noProof/>
                <w:webHidden/>
              </w:rPr>
              <w:tab/>
            </w:r>
            <w:r w:rsidR="00286F5B">
              <w:rPr>
                <w:noProof/>
                <w:webHidden/>
              </w:rPr>
              <w:fldChar w:fldCharType="begin"/>
            </w:r>
            <w:r w:rsidR="00286F5B">
              <w:rPr>
                <w:noProof/>
                <w:webHidden/>
              </w:rPr>
              <w:instrText xml:space="preserve"> PAGEREF _Toc525144679 \h </w:instrText>
            </w:r>
            <w:r w:rsidR="00286F5B">
              <w:rPr>
                <w:noProof/>
                <w:webHidden/>
              </w:rPr>
            </w:r>
            <w:r w:rsidR="00286F5B">
              <w:rPr>
                <w:noProof/>
                <w:webHidden/>
              </w:rPr>
              <w:fldChar w:fldCharType="separate"/>
            </w:r>
            <w:r w:rsidR="00286F5B">
              <w:rPr>
                <w:noProof/>
                <w:webHidden/>
              </w:rPr>
              <w:t>17</w:t>
            </w:r>
            <w:r w:rsidR="00286F5B">
              <w:rPr>
                <w:noProof/>
                <w:webHidden/>
              </w:rPr>
              <w:fldChar w:fldCharType="end"/>
            </w:r>
          </w:hyperlink>
        </w:p>
        <w:p w14:paraId="1F389E04"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0" w:history="1">
            <w:r w:rsidR="00286F5B" w:rsidRPr="00402EB2">
              <w:rPr>
                <w:rStyle w:val="Hyperlink"/>
                <w:noProof/>
              </w:rPr>
              <w:t>4.</w:t>
            </w:r>
            <w:r w:rsidR="00286F5B">
              <w:rPr>
                <w:rFonts w:asciiTheme="minorHAnsi" w:eastAsiaTheme="minorEastAsia" w:hAnsiTheme="minorHAnsi" w:cstheme="minorBidi"/>
                <w:noProof/>
                <w:sz w:val="22"/>
                <w:szCs w:val="22"/>
              </w:rPr>
              <w:tab/>
            </w:r>
            <w:r w:rsidR="00286F5B" w:rsidRPr="00402EB2">
              <w:rPr>
                <w:rStyle w:val="Hyperlink"/>
                <w:noProof/>
              </w:rPr>
              <w:t>Loan Application</w:t>
            </w:r>
            <w:r w:rsidR="00286F5B">
              <w:rPr>
                <w:noProof/>
                <w:webHidden/>
              </w:rPr>
              <w:tab/>
            </w:r>
            <w:r w:rsidR="00286F5B">
              <w:rPr>
                <w:noProof/>
                <w:webHidden/>
              </w:rPr>
              <w:fldChar w:fldCharType="begin"/>
            </w:r>
            <w:r w:rsidR="00286F5B">
              <w:rPr>
                <w:noProof/>
                <w:webHidden/>
              </w:rPr>
              <w:instrText xml:space="preserve"> PAGEREF _Toc525144680 \h </w:instrText>
            </w:r>
            <w:r w:rsidR="00286F5B">
              <w:rPr>
                <w:noProof/>
                <w:webHidden/>
              </w:rPr>
            </w:r>
            <w:r w:rsidR="00286F5B">
              <w:rPr>
                <w:noProof/>
                <w:webHidden/>
              </w:rPr>
              <w:fldChar w:fldCharType="separate"/>
            </w:r>
            <w:r w:rsidR="00286F5B">
              <w:rPr>
                <w:noProof/>
                <w:webHidden/>
              </w:rPr>
              <w:t>17</w:t>
            </w:r>
            <w:r w:rsidR="00286F5B">
              <w:rPr>
                <w:noProof/>
                <w:webHidden/>
              </w:rPr>
              <w:fldChar w:fldCharType="end"/>
            </w:r>
          </w:hyperlink>
        </w:p>
        <w:p w14:paraId="5A12B434"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1" w:history="1">
            <w:r w:rsidR="00286F5B" w:rsidRPr="00402EB2">
              <w:rPr>
                <w:rStyle w:val="Hyperlink"/>
                <w:noProof/>
              </w:rPr>
              <w:t>5.</w:t>
            </w:r>
            <w:r w:rsidR="00286F5B">
              <w:rPr>
                <w:rFonts w:asciiTheme="minorHAnsi" w:eastAsiaTheme="minorEastAsia" w:hAnsiTheme="minorHAnsi" w:cstheme="minorBidi"/>
                <w:noProof/>
                <w:sz w:val="22"/>
                <w:szCs w:val="22"/>
              </w:rPr>
              <w:tab/>
            </w:r>
            <w:r w:rsidR="00286F5B" w:rsidRPr="00402EB2">
              <w:rPr>
                <w:rStyle w:val="Hyperlink"/>
                <w:noProof/>
              </w:rPr>
              <w:t>Customer Initial Screening</w:t>
            </w:r>
            <w:r w:rsidR="00286F5B">
              <w:rPr>
                <w:noProof/>
                <w:webHidden/>
              </w:rPr>
              <w:tab/>
            </w:r>
            <w:r w:rsidR="00286F5B">
              <w:rPr>
                <w:noProof/>
                <w:webHidden/>
              </w:rPr>
              <w:fldChar w:fldCharType="begin"/>
            </w:r>
            <w:r w:rsidR="00286F5B">
              <w:rPr>
                <w:noProof/>
                <w:webHidden/>
              </w:rPr>
              <w:instrText xml:space="preserve"> PAGEREF _Toc525144681 \h </w:instrText>
            </w:r>
            <w:r w:rsidR="00286F5B">
              <w:rPr>
                <w:noProof/>
                <w:webHidden/>
              </w:rPr>
            </w:r>
            <w:r w:rsidR="00286F5B">
              <w:rPr>
                <w:noProof/>
                <w:webHidden/>
              </w:rPr>
              <w:fldChar w:fldCharType="separate"/>
            </w:r>
            <w:r w:rsidR="00286F5B">
              <w:rPr>
                <w:noProof/>
                <w:webHidden/>
              </w:rPr>
              <w:t>21</w:t>
            </w:r>
            <w:r w:rsidR="00286F5B">
              <w:rPr>
                <w:noProof/>
                <w:webHidden/>
              </w:rPr>
              <w:fldChar w:fldCharType="end"/>
            </w:r>
          </w:hyperlink>
        </w:p>
        <w:p w14:paraId="1A9803F0"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2" w:history="1">
            <w:r w:rsidR="00286F5B" w:rsidRPr="00402EB2">
              <w:rPr>
                <w:rStyle w:val="Hyperlink"/>
                <w:noProof/>
              </w:rPr>
              <w:t>6.</w:t>
            </w:r>
            <w:r w:rsidR="00286F5B">
              <w:rPr>
                <w:rFonts w:asciiTheme="minorHAnsi" w:eastAsiaTheme="minorEastAsia" w:hAnsiTheme="minorHAnsi" w:cstheme="minorBidi"/>
                <w:noProof/>
                <w:sz w:val="22"/>
                <w:szCs w:val="22"/>
              </w:rPr>
              <w:tab/>
            </w:r>
            <w:r w:rsidR="00286F5B" w:rsidRPr="00402EB2">
              <w:rPr>
                <w:rStyle w:val="Hyperlink"/>
                <w:noProof/>
              </w:rPr>
              <w:t>Customer Scoring</w:t>
            </w:r>
            <w:r w:rsidR="00286F5B">
              <w:rPr>
                <w:noProof/>
                <w:webHidden/>
              </w:rPr>
              <w:tab/>
            </w:r>
            <w:r w:rsidR="00286F5B">
              <w:rPr>
                <w:noProof/>
                <w:webHidden/>
              </w:rPr>
              <w:fldChar w:fldCharType="begin"/>
            </w:r>
            <w:r w:rsidR="00286F5B">
              <w:rPr>
                <w:noProof/>
                <w:webHidden/>
              </w:rPr>
              <w:instrText xml:space="preserve"> PAGEREF _Toc525144682 \h </w:instrText>
            </w:r>
            <w:r w:rsidR="00286F5B">
              <w:rPr>
                <w:noProof/>
                <w:webHidden/>
              </w:rPr>
            </w:r>
            <w:r w:rsidR="00286F5B">
              <w:rPr>
                <w:noProof/>
                <w:webHidden/>
              </w:rPr>
              <w:fldChar w:fldCharType="separate"/>
            </w:r>
            <w:r w:rsidR="00286F5B">
              <w:rPr>
                <w:noProof/>
                <w:webHidden/>
              </w:rPr>
              <w:t>27</w:t>
            </w:r>
            <w:r w:rsidR="00286F5B">
              <w:rPr>
                <w:noProof/>
                <w:webHidden/>
              </w:rPr>
              <w:fldChar w:fldCharType="end"/>
            </w:r>
          </w:hyperlink>
        </w:p>
        <w:p w14:paraId="54DBC7E2"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3" w:history="1">
            <w:r w:rsidR="00286F5B" w:rsidRPr="00402EB2">
              <w:rPr>
                <w:rStyle w:val="Hyperlink"/>
                <w:noProof/>
              </w:rPr>
              <w:t>7.</w:t>
            </w:r>
            <w:r w:rsidR="00286F5B">
              <w:rPr>
                <w:rFonts w:asciiTheme="minorHAnsi" w:eastAsiaTheme="minorEastAsia" w:hAnsiTheme="minorHAnsi" w:cstheme="minorBidi"/>
                <w:noProof/>
                <w:sz w:val="22"/>
                <w:szCs w:val="22"/>
              </w:rPr>
              <w:tab/>
            </w:r>
            <w:r w:rsidR="00286F5B" w:rsidRPr="00402EB2">
              <w:rPr>
                <w:rStyle w:val="Hyperlink"/>
                <w:noProof/>
              </w:rPr>
              <w:t>Decision about Processing Type</w:t>
            </w:r>
            <w:r w:rsidR="00286F5B">
              <w:rPr>
                <w:noProof/>
                <w:webHidden/>
              </w:rPr>
              <w:tab/>
            </w:r>
            <w:r w:rsidR="00286F5B">
              <w:rPr>
                <w:noProof/>
                <w:webHidden/>
              </w:rPr>
              <w:fldChar w:fldCharType="begin"/>
            </w:r>
            <w:r w:rsidR="00286F5B">
              <w:rPr>
                <w:noProof/>
                <w:webHidden/>
              </w:rPr>
              <w:instrText xml:space="preserve"> PAGEREF _Toc525144683 \h </w:instrText>
            </w:r>
            <w:r w:rsidR="00286F5B">
              <w:rPr>
                <w:noProof/>
                <w:webHidden/>
              </w:rPr>
            </w:r>
            <w:r w:rsidR="00286F5B">
              <w:rPr>
                <w:noProof/>
                <w:webHidden/>
              </w:rPr>
              <w:fldChar w:fldCharType="separate"/>
            </w:r>
            <w:r w:rsidR="00286F5B">
              <w:rPr>
                <w:noProof/>
                <w:webHidden/>
              </w:rPr>
              <w:t>31</w:t>
            </w:r>
            <w:r w:rsidR="00286F5B">
              <w:rPr>
                <w:noProof/>
                <w:webHidden/>
              </w:rPr>
              <w:fldChar w:fldCharType="end"/>
            </w:r>
          </w:hyperlink>
        </w:p>
        <w:p w14:paraId="0E8FFDB3"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84" w:history="1">
            <w:r w:rsidR="00286F5B" w:rsidRPr="00402EB2">
              <w:rPr>
                <w:rStyle w:val="Hyperlink"/>
                <w:noProof/>
              </w:rPr>
              <w:t>Automatic Processing</w:t>
            </w:r>
            <w:r w:rsidR="00286F5B">
              <w:rPr>
                <w:noProof/>
                <w:webHidden/>
              </w:rPr>
              <w:tab/>
            </w:r>
            <w:r w:rsidR="00286F5B">
              <w:rPr>
                <w:noProof/>
                <w:webHidden/>
              </w:rPr>
              <w:fldChar w:fldCharType="begin"/>
            </w:r>
            <w:r w:rsidR="00286F5B">
              <w:rPr>
                <w:noProof/>
                <w:webHidden/>
              </w:rPr>
              <w:instrText xml:space="preserve"> PAGEREF _Toc525144684 \h </w:instrText>
            </w:r>
            <w:r w:rsidR="00286F5B">
              <w:rPr>
                <w:noProof/>
                <w:webHidden/>
              </w:rPr>
            </w:r>
            <w:r w:rsidR="00286F5B">
              <w:rPr>
                <w:noProof/>
                <w:webHidden/>
              </w:rPr>
              <w:fldChar w:fldCharType="separate"/>
            </w:r>
            <w:r w:rsidR="00286F5B">
              <w:rPr>
                <w:noProof/>
                <w:webHidden/>
              </w:rPr>
              <w:t>34</w:t>
            </w:r>
            <w:r w:rsidR="00286F5B">
              <w:rPr>
                <w:noProof/>
                <w:webHidden/>
              </w:rPr>
              <w:fldChar w:fldCharType="end"/>
            </w:r>
          </w:hyperlink>
        </w:p>
        <w:p w14:paraId="45047247"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5" w:history="1">
            <w:r w:rsidR="00286F5B" w:rsidRPr="00402EB2">
              <w:rPr>
                <w:rStyle w:val="Hyperlink"/>
                <w:noProof/>
              </w:rPr>
              <w:t>8.</w:t>
            </w:r>
            <w:r w:rsidR="00286F5B">
              <w:rPr>
                <w:rFonts w:asciiTheme="minorHAnsi" w:eastAsiaTheme="minorEastAsia" w:hAnsiTheme="minorHAnsi" w:cstheme="minorBidi"/>
                <w:noProof/>
                <w:sz w:val="22"/>
                <w:szCs w:val="22"/>
              </w:rPr>
              <w:tab/>
            </w:r>
            <w:r w:rsidR="00286F5B" w:rsidRPr="00402EB2">
              <w:rPr>
                <w:rStyle w:val="Hyperlink"/>
                <w:noProof/>
              </w:rPr>
              <w:t>Automatic Loan Processing</w:t>
            </w:r>
            <w:r w:rsidR="00286F5B">
              <w:rPr>
                <w:noProof/>
                <w:webHidden/>
              </w:rPr>
              <w:tab/>
            </w:r>
            <w:r w:rsidR="00286F5B">
              <w:rPr>
                <w:noProof/>
                <w:webHidden/>
              </w:rPr>
              <w:fldChar w:fldCharType="begin"/>
            </w:r>
            <w:r w:rsidR="00286F5B">
              <w:rPr>
                <w:noProof/>
                <w:webHidden/>
              </w:rPr>
              <w:instrText xml:space="preserve"> PAGEREF _Toc525144685 \h </w:instrText>
            </w:r>
            <w:r w:rsidR="00286F5B">
              <w:rPr>
                <w:noProof/>
                <w:webHidden/>
              </w:rPr>
            </w:r>
            <w:r w:rsidR="00286F5B">
              <w:rPr>
                <w:noProof/>
                <w:webHidden/>
              </w:rPr>
              <w:fldChar w:fldCharType="separate"/>
            </w:r>
            <w:r w:rsidR="00286F5B">
              <w:rPr>
                <w:noProof/>
                <w:webHidden/>
              </w:rPr>
              <w:t>34</w:t>
            </w:r>
            <w:r w:rsidR="00286F5B">
              <w:rPr>
                <w:noProof/>
                <w:webHidden/>
              </w:rPr>
              <w:fldChar w:fldCharType="end"/>
            </w:r>
          </w:hyperlink>
        </w:p>
        <w:p w14:paraId="56A0D4C0" w14:textId="77777777" w:rsidR="00286F5B" w:rsidRDefault="002346BE">
          <w:pPr>
            <w:pStyle w:val="TOC2"/>
            <w:tabs>
              <w:tab w:val="right" w:leader="dot" w:pos="13881"/>
            </w:tabs>
            <w:rPr>
              <w:rFonts w:asciiTheme="minorHAnsi" w:eastAsiaTheme="minorEastAsia" w:hAnsiTheme="minorHAnsi" w:cstheme="minorBidi"/>
              <w:noProof/>
              <w:sz w:val="22"/>
              <w:szCs w:val="22"/>
            </w:rPr>
          </w:pPr>
          <w:hyperlink w:anchor="_Toc525144686" w:history="1">
            <w:r w:rsidR="00286F5B" w:rsidRPr="00402EB2">
              <w:rPr>
                <w:rStyle w:val="Hyperlink"/>
                <w:noProof/>
              </w:rPr>
              <w:t>Manual Processing</w:t>
            </w:r>
            <w:r w:rsidR="00286F5B">
              <w:rPr>
                <w:noProof/>
                <w:webHidden/>
              </w:rPr>
              <w:tab/>
            </w:r>
            <w:r w:rsidR="00286F5B">
              <w:rPr>
                <w:noProof/>
                <w:webHidden/>
              </w:rPr>
              <w:fldChar w:fldCharType="begin"/>
            </w:r>
            <w:r w:rsidR="00286F5B">
              <w:rPr>
                <w:noProof/>
                <w:webHidden/>
              </w:rPr>
              <w:instrText xml:space="preserve"> PAGEREF _Toc525144686 \h </w:instrText>
            </w:r>
            <w:r w:rsidR="00286F5B">
              <w:rPr>
                <w:noProof/>
                <w:webHidden/>
              </w:rPr>
            </w:r>
            <w:r w:rsidR="00286F5B">
              <w:rPr>
                <w:noProof/>
                <w:webHidden/>
              </w:rPr>
              <w:fldChar w:fldCharType="separate"/>
            </w:r>
            <w:r w:rsidR="00286F5B">
              <w:rPr>
                <w:noProof/>
                <w:webHidden/>
              </w:rPr>
              <w:t>40</w:t>
            </w:r>
            <w:r w:rsidR="00286F5B">
              <w:rPr>
                <w:noProof/>
                <w:webHidden/>
              </w:rPr>
              <w:fldChar w:fldCharType="end"/>
            </w:r>
          </w:hyperlink>
        </w:p>
        <w:p w14:paraId="730EA41C" w14:textId="77777777" w:rsidR="00286F5B" w:rsidRDefault="002346BE">
          <w:pPr>
            <w:pStyle w:val="TOC3"/>
            <w:tabs>
              <w:tab w:val="left" w:pos="1100"/>
              <w:tab w:val="right" w:leader="dot" w:pos="13881"/>
            </w:tabs>
            <w:rPr>
              <w:rFonts w:asciiTheme="minorHAnsi" w:eastAsiaTheme="minorEastAsia" w:hAnsiTheme="minorHAnsi" w:cstheme="minorBidi"/>
              <w:noProof/>
              <w:sz w:val="22"/>
              <w:szCs w:val="22"/>
            </w:rPr>
          </w:pPr>
          <w:hyperlink w:anchor="_Toc525144687" w:history="1">
            <w:r w:rsidR="00286F5B" w:rsidRPr="00402EB2">
              <w:rPr>
                <w:rStyle w:val="Hyperlink"/>
                <w:noProof/>
              </w:rPr>
              <w:t>9.</w:t>
            </w:r>
            <w:r w:rsidR="00286F5B">
              <w:rPr>
                <w:rFonts w:asciiTheme="minorHAnsi" w:eastAsiaTheme="minorEastAsia" w:hAnsiTheme="minorHAnsi" w:cstheme="minorBidi"/>
                <w:noProof/>
                <w:sz w:val="22"/>
                <w:szCs w:val="22"/>
              </w:rPr>
              <w:tab/>
            </w:r>
            <w:r w:rsidR="00286F5B" w:rsidRPr="00402EB2">
              <w:rPr>
                <w:rStyle w:val="Hyperlink"/>
                <w:noProof/>
              </w:rPr>
              <w:t>Manual Processing</w:t>
            </w:r>
            <w:r w:rsidR="00286F5B">
              <w:rPr>
                <w:noProof/>
                <w:webHidden/>
              </w:rPr>
              <w:tab/>
            </w:r>
            <w:r w:rsidR="00286F5B">
              <w:rPr>
                <w:noProof/>
                <w:webHidden/>
              </w:rPr>
              <w:fldChar w:fldCharType="begin"/>
            </w:r>
            <w:r w:rsidR="00286F5B">
              <w:rPr>
                <w:noProof/>
                <w:webHidden/>
              </w:rPr>
              <w:instrText xml:space="preserve"> PAGEREF _Toc525144687 \h </w:instrText>
            </w:r>
            <w:r w:rsidR="00286F5B">
              <w:rPr>
                <w:noProof/>
                <w:webHidden/>
              </w:rPr>
            </w:r>
            <w:r w:rsidR="00286F5B">
              <w:rPr>
                <w:noProof/>
                <w:webHidden/>
              </w:rPr>
              <w:fldChar w:fldCharType="separate"/>
            </w:r>
            <w:r w:rsidR="00286F5B">
              <w:rPr>
                <w:noProof/>
                <w:webHidden/>
              </w:rPr>
              <w:t>40</w:t>
            </w:r>
            <w:r w:rsidR="00286F5B">
              <w:rPr>
                <w:noProof/>
                <w:webHidden/>
              </w:rPr>
              <w:fldChar w:fldCharType="end"/>
            </w:r>
          </w:hyperlink>
        </w:p>
        <w:p w14:paraId="13BAC8A0"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88" w:history="1">
            <w:r w:rsidR="00286F5B" w:rsidRPr="00402EB2">
              <w:rPr>
                <w:rStyle w:val="Hyperlink"/>
                <w:noProof/>
              </w:rPr>
              <w:t>Fields for attaching files</w:t>
            </w:r>
            <w:r w:rsidR="00286F5B">
              <w:rPr>
                <w:noProof/>
                <w:webHidden/>
              </w:rPr>
              <w:tab/>
            </w:r>
            <w:r w:rsidR="00286F5B">
              <w:rPr>
                <w:noProof/>
                <w:webHidden/>
              </w:rPr>
              <w:fldChar w:fldCharType="begin"/>
            </w:r>
            <w:r w:rsidR="00286F5B">
              <w:rPr>
                <w:noProof/>
                <w:webHidden/>
              </w:rPr>
              <w:instrText xml:space="preserve"> PAGEREF _Toc525144688 \h </w:instrText>
            </w:r>
            <w:r w:rsidR="00286F5B">
              <w:rPr>
                <w:noProof/>
                <w:webHidden/>
              </w:rPr>
            </w:r>
            <w:r w:rsidR="00286F5B">
              <w:rPr>
                <w:noProof/>
                <w:webHidden/>
              </w:rPr>
              <w:fldChar w:fldCharType="separate"/>
            </w:r>
            <w:r w:rsidR="00286F5B">
              <w:rPr>
                <w:noProof/>
                <w:webHidden/>
              </w:rPr>
              <w:t>48</w:t>
            </w:r>
            <w:r w:rsidR="00286F5B">
              <w:rPr>
                <w:noProof/>
                <w:webHidden/>
              </w:rPr>
              <w:fldChar w:fldCharType="end"/>
            </w:r>
          </w:hyperlink>
        </w:p>
        <w:p w14:paraId="7FAF5EBD" w14:textId="77777777" w:rsidR="00286F5B" w:rsidRDefault="002346BE">
          <w:pPr>
            <w:pStyle w:val="TOC1"/>
            <w:tabs>
              <w:tab w:val="right" w:leader="dot" w:pos="13881"/>
            </w:tabs>
            <w:rPr>
              <w:rFonts w:asciiTheme="minorHAnsi" w:eastAsiaTheme="minorEastAsia" w:hAnsiTheme="minorHAnsi" w:cstheme="minorBidi"/>
              <w:noProof/>
              <w:sz w:val="22"/>
              <w:szCs w:val="22"/>
            </w:rPr>
          </w:pPr>
          <w:hyperlink w:anchor="_Toc525144689" w:history="1">
            <w:r w:rsidR="00286F5B" w:rsidRPr="00402EB2">
              <w:rPr>
                <w:rStyle w:val="Hyperlink"/>
                <w:noProof/>
              </w:rPr>
              <w:t>Abbreviations</w:t>
            </w:r>
            <w:r w:rsidR="00286F5B">
              <w:rPr>
                <w:noProof/>
                <w:webHidden/>
              </w:rPr>
              <w:tab/>
            </w:r>
            <w:r w:rsidR="00286F5B">
              <w:rPr>
                <w:noProof/>
                <w:webHidden/>
              </w:rPr>
              <w:fldChar w:fldCharType="begin"/>
            </w:r>
            <w:r w:rsidR="00286F5B">
              <w:rPr>
                <w:noProof/>
                <w:webHidden/>
              </w:rPr>
              <w:instrText xml:space="preserve"> PAGEREF _Toc525144689 \h </w:instrText>
            </w:r>
            <w:r w:rsidR="00286F5B">
              <w:rPr>
                <w:noProof/>
                <w:webHidden/>
              </w:rPr>
            </w:r>
            <w:r w:rsidR="00286F5B">
              <w:rPr>
                <w:noProof/>
                <w:webHidden/>
              </w:rPr>
              <w:fldChar w:fldCharType="separate"/>
            </w:r>
            <w:r w:rsidR="00286F5B">
              <w:rPr>
                <w:noProof/>
                <w:webHidden/>
              </w:rPr>
              <w:t>50</w:t>
            </w:r>
            <w:r w:rsidR="00286F5B">
              <w:rPr>
                <w:noProof/>
                <w:webHidden/>
              </w:rPr>
              <w:fldChar w:fldCharType="end"/>
            </w:r>
          </w:hyperlink>
        </w:p>
        <w:p w14:paraId="2A16EB82" w14:textId="2B283808" w:rsidR="00692DAB" w:rsidRDefault="00692DAB">
          <w:r>
            <w:rPr>
              <w:b/>
              <w:bCs/>
              <w:noProof/>
            </w:rPr>
            <w:fldChar w:fldCharType="end"/>
          </w:r>
        </w:p>
      </w:sdtContent>
    </w:sdt>
    <w:p w14:paraId="45A8E01F" w14:textId="77777777" w:rsidR="00782BFE" w:rsidRDefault="00782BFE">
      <w:pPr>
        <w:rPr>
          <w:rFonts w:ascii="Arial" w:eastAsiaTheme="minorHAnsi" w:hAnsi="Arial" w:cstheme="minorBidi"/>
          <w:b/>
          <w:color w:val="70AD47" w:themeColor="accent6"/>
          <w:sz w:val="28"/>
          <w:szCs w:val="22"/>
          <w:u w:val="single"/>
        </w:rPr>
      </w:pPr>
      <w:r>
        <w:br w:type="page"/>
      </w:r>
    </w:p>
    <w:p w14:paraId="330A133C" w14:textId="77777777" w:rsidR="00D74795" w:rsidRDefault="00D74795" w:rsidP="00D74795">
      <w:pPr>
        <w:pStyle w:val="CustomStyle"/>
      </w:pPr>
      <w:bookmarkStart w:id="6" w:name="_Toc525144662"/>
      <w:r>
        <w:lastRenderedPageBreak/>
        <w:t>Revision History</w:t>
      </w:r>
      <w:bookmarkEnd w:id="6"/>
    </w:p>
    <w:p w14:paraId="4F7459A5" w14:textId="53D89CFB" w:rsidR="00D74795" w:rsidDel="00970158" w:rsidRDefault="00D74795" w:rsidP="00D74795">
      <w:pPr>
        <w:pStyle w:val="BodyText"/>
        <w:rPr>
          <w:del w:id="7" w:author="Arpine Mayilyan" w:date="2018-09-14T10:10:00Z"/>
        </w:rPr>
      </w:pPr>
    </w:p>
    <w:tbl>
      <w:tblPr>
        <w:tblStyle w:val="TableGrid"/>
        <w:tblW w:w="0" w:type="auto"/>
        <w:tblLook w:val="04A0" w:firstRow="1" w:lastRow="0" w:firstColumn="1" w:lastColumn="0" w:noHBand="0" w:noVBand="1"/>
      </w:tblPr>
      <w:tblGrid>
        <w:gridCol w:w="2122"/>
        <w:gridCol w:w="2693"/>
        <w:gridCol w:w="1417"/>
        <w:gridCol w:w="1985"/>
        <w:gridCol w:w="5664"/>
      </w:tblGrid>
      <w:tr w:rsidR="007643CF" w:rsidRPr="00D74795" w14:paraId="393074A9" w14:textId="77777777" w:rsidTr="005E3AD2">
        <w:tc>
          <w:tcPr>
            <w:tcW w:w="2122" w:type="dxa"/>
            <w:shd w:val="clear" w:color="auto" w:fill="A8D08D" w:themeFill="accent6" w:themeFillTint="99"/>
            <w:vAlign w:val="center"/>
          </w:tcPr>
          <w:p w14:paraId="78683F6E" w14:textId="35622B18" w:rsidR="007643CF" w:rsidRPr="00D74795" w:rsidRDefault="007643CF" w:rsidP="00D74795">
            <w:pPr>
              <w:pStyle w:val="BodyText"/>
              <w:jc w:val="center"/>
              <w:rPr>
                <w:sz w:val="28"/>
                <w:szCs w:val="28"/>
              </w:rPr>
            </w:pPr>
            <w:r w:rsidRPr="00D74795">
              <w:rPr>
                <w:sz w:val="28"/>
                <w:szCs w:val="28"/>
              </w:rPr>
              <w:t>Revision Date</w:t>
            </w:r>
          </w:p>
        </w:tc>
        <w:tc>
          <w:tcPr>
            <w:tcW w:w="2693" w:type="dxa"/>
            <w:shd w:val="clear" w:color="auto" w:fill="A8D08D" w:themeFill="accent6" w:themeFillTint="99"/>
            <w:vAlign w:val="center"/>
          </w:tcPr>
          <w:p w14:paraId="52564B02" w14:textId="121C08F2" w:rsidR="007643CF" w:rsidRPr="00D74795" w:rsidRDefault="007643CF" w:rsidP="00D74795">
            <w:pPr>
              <w:pStyle w:val="BodyText"/>
              <w:jc w:val="center"/>
              <w:rPr>
                <w:sz w:val="28"/>
                <w:szCs w:val="28"/>
              </w:rPr>
            </w:pPr>
            <w:r w:rsidRPr="00D74795">
              <w:rPr>
                <w:sz w:val="28"/>
                <w:szCs w:val="28"/>
              </w:rPr>
              <w:t>Revised by</w:t>
            </w:r>
          </w:p>
        </w:tc>
        <w:tc>
          <w:tcPr>
            <w:tcW w:w="1417" w:type="dxa"/>
            <w:shd w:val="clear" w:color="auto" w:fill="A8D08D" w:themeFill="accent6" w:themeFillTint="99"/>
            <w:vAlign w:val="center"/>
          </w:tcPr>
          <w:p w14:paraId="538862DE" w14:textId="767F2C26" w:rsidR="007643CF" w:rsidRPr="00D74795" w:rsidRDefault="007643CF" w:rsidP="00D74795">
            <w:pPr>
              <w:pStyle w:val="BodyText"/>
              <w:jc w:val="center"/>
              <w:rPr>
                <w:sz w:val="28"/>
                <w:szCs w:val="28"/>
              </w:rPr>
            </w:pPr>
            <w:r w:rsidRPr="00D74795">
              <w:rPr>
                <w:sz w:val="28"/>
                <w:szCs w:val="28"/>
              </w:rPr>
              <w:t>Revised Version</w:t>
            </w:r>
          </w:p>
        </w:tc>
        <w:tc>
          <w:tcPr>
            <w:tcW w:w="1985" w:type="dxa"/>
            <w:shd w:val="clear" w:color="auto" w:fill="A8D08D" w:themeFill="accent6" w:themeFillTint="99"/>
          </w:tcPr>
          <w:p w14:paraId="4B37FC98" w14:textId="29F6D6F4" w:rsidR="007643CF" w:rsidRPr="00D74795" w:rsidRDefault="007643CF" w:rsidP="00D74795">
            <w:pPr>
              <w:pStyle w:val="BodyText"/>
              <w:jc w:val="center"/>
              <w:rPr>
                <w:sz w:val="28"/>
                <w:szCs w:val="28"/>
              </w:rPr>
            </w:pPr>
            <w:r>
              <w:rPr>
                <w:sz w:val="28"/>
                <w:szCs w:val="28"/>
              </w:rPr>
              <w:t>Revision Status</w:t>
            </w:r>
          </w:p>
        </w:tc>
        <w:tc>
          <w:tcPr>
            <w:tcW w:w="5664" w:type="dxa"/>
            <w:shd w:val="clear" w:color="auto" w:fill="A8D08D" w:themeFill="accent6" w:themeFillTint="99"/>
            <w:vAlign w:val="center"/>
          </w:tcPr>
          <w:p w14:paraId="3245C201" w14:textId="59CA9160" w:rsidR="007643CF" w:rsidRPr="00D74795" w:rsidRDefault="007643CF" w:rsidP="00D74795">
            <w:pPr>
              <w:pStyle w:val="BodyText"/>
              <w:jc w:val="center"/>
              <w:rPr>
                <w:sz w:val="28"/>
                <w:szCs w:val="28"/>
              </w:rPr>
            </w:pPr>
            <w:r w:rsidRPr="00D74795">
              <w:rPr>
                <w:sz w:val="28"/>
                <w:szCs w:val="28"/>
              </w:rPr>
              <w:t>Revision Comments</w:t>
            </w:r>
          </w:p>
        </w:tc>
      </w:tr>
      <w:tr w:rsidR="007643CF" w:rsidRPr="00D74795" w14:paraId="3EC3F012" w14:textId="77777777" w:rsidTr="005E3AD2">
        <w:tc>
          <w:tcPr>
            <w:tcW w:w="2122" w:type="dxa"/>
            <w:vAlign w:val="center"/>
          </w:tcPr>
          <w:p w14:paraId="12F83823" w14:textId="21161513" w:rsidR="007643CF" w:rsidRPr="00D74795" w:rsidRDefault="00332BE6" w:rsidP="009A531B">
            <w:pPr>
              <w:pStyle w:val="BodyText"/>
              <w:jc w:val="center"/>
              <w:rPr>
                <w:sz w:val="24"/>
                <w:szCs w:val="24"/>
              </w:rPr>
            </w:pPr>
            <w:r>
              <w:rPr>
                <w:sz w:val="24"/>
                <w:szCs w:val="24"/>
              </w:rPr>
              <w:t>03.08</w:t>
            </w:r>
            <w:r w:rsidR="007643CF">
              <w:rPr>
                <w:sz w:val="24"/>
                <w:szCs w:val="24"/>
              </w:rPr>
              <w:t>.201</w:t>
            </w:r>
            <w:r w:rsidR="0084444A">
              <w:rPr>
                <w:sz w:val="24"/>
                <w:szCs w:val="24"/>
              </w:rPr>
              <w:t>8</w:t>
            </w:r>
          </w:p>
        </w:tc>
        <w:tc>
          <w:tcPr>
            <w:tcW w:w="2693" w:type="dxa"/>
            <w:vAlign w:val="center"/>
          </w:tcPr>
          <w:p w14:paraId="578E47CB" w14:textId="71DBF0B6" w:rsidR="007643CF" w:rsidRPr="00D74795" w:rsidRDefault="0084444A" w:rsidP="009A531B">
            <w:pPr>
              <w:pStyle w:val="BodyText"/>
              <w:rPr>
                <w:sz w:val="24"/>
                <w:szCs w:val="24"/>
              </w:rPr>
            </w:pPr>
            <w:r>
              <w:rPr>
                <w:sz w:val="24"/>
                <w:szCs w:val="24"/>
              </w:rPr>
              <w:t>Garnik Ohanyan</w:t>
            </w:r>
          </w:p>
        </w:tc>
        <w:tc>
          <w:tcPr>
            <w:tcW w:w="1417" w:type="dxa"/>
            <w:vAlign w:val="center"/>
          </w:tcPr>
          <w:p w14:paraId="08650F9D" w14:textId="6A2E9953" w:rsidR="007643CF" w:rsidRPr="00D74795" w:rsidRDefault="0084444A" w:rsidP="009A531B">
            <w:pPr>
              <w:pStyle w:val="BodyText"/>
              <w:jc w:val="center"/>
              <w:rPr>
                <w:sz w:val="24"/>
                <w:szCs w:val="24"/>
              </w:rPr>
            </w:pPr>
            <w:r>
              <w:rPr>
                <w:sz w:val="24"/>
                <w:szCs w:val="24"/>
              </w:rPr>
              <w:t>0.1</w:t>
            </w:r>
          </w:p>
        </w:tc>
        <w:tc>
          <w:tcPr>
            <w:tcW w:w="1985" w:type="dxa"/>
            <w:vAlign w:val="center"/>
          </w:tcPr>
          <w:p w14:paraId="2C206502" w14:textId="69EE905E" w:rsidR="007643CF" w:rsidRPr="00D74795" w:rsidRDefault="0084444A" w:rsidP="009A531B">
            <w:pPr>
              <w:pStyle w:val="BodyText"/>
              <w:jc w:val="center"/>
              <w:rPr>
                <w:sz w:val="24"/>
                <w:szCs w:val="24"/>
              </w:rPr>
            </w:pPr>
            <w:r>
              <w:rPr>
                <w:sz w:val="24"/>
                <w:szCs w:val="24"/>
              </w:rPr>
              <w:t>Initial Draft</w:t>
            </w:r>
          </w:p>
        </w:tc>
        <w:tc>
          <w:tcPr>
            <w:tcW w:w="5664" w:type="dxa"/>
            <w:vAlign w:val="center"/>
          </w:tcPr>
          <w:p w14:paraId="2814BDD9" w14:textId="70A83DB8" w:rsidR="007643CF" w:rsidRPr="00D74795" w:rsidRDefault="00332BE6" w:rsidP="009A531B">
            <w:pPr>
              <w:pStyle w:val="BodyText"/>
              <w:rPr>
                <w:sz w:val="24"/>
                <w:szCs w:val="24"/>
              </w:rPr>
            </w:pPr>
            <w:r>
              <w:rPr>
                <w:sz w:val="24"/>
                <w:szCs w:val="24"/>
              </w:rPr>
              <w:t>Document created</w:t>
            </w:r>
          </w:p>
        </w:tc>
      </w:tr>
      <w:tr w:rsidR="007643CF" w:rsidRPr="00D74795" w14:paraId="1819DF7F" w14:textId="77777777" w:rsidTr="005E3AD2">
        <w:tc>
          <w:tcPr>
            <w:tcW w:w="2122" w:type="dxa"/>
            <w:vAlign w:val="center"/>
          </w:tcPr>
          <w:p w14:paraId="7DDDABE4" w14:textId="434DD2B0" w:rsidR="007643CF" w:rsidRPr="00D74795" w:rsidRDefault="00332BE6" w:rsidP="009A531B">
            <w:pPr>
              <w:pStyle w:val="BodyText"/>
              <w:jc w:val="center"/>
              <w:rPr>
                <w:sz w:val="24"/>
                <w:szCs w:val="24"/>
              </w:rPr>
            </w:pPr>
            <w:r>
              <w:rPr>
                <w:sz w:val="24"/>
                <w:szCs w:val="24"/>
              </w:rPr>
              <w:t>08.08.2018</w:t>
            </w:r>
          </w:p>
        </w:tc>
        <w:tc>
          <w:tcPr>
            <w:tcW w:w="2693" w:type="dxa"/>
            <w:vAlign w:val="center"/>
          </w:tcPr>
          <w:p w14:paraId="3C18435D" w14:textId="0CDAD5B5" w:rsidR="007643CF" w:rsidRPr="00D74795" w:rsidRDefault="00332BE6" w:rsidP="009A531B">
            <w:pPr>
              <w:pStyle w:val="BodyText"/>
              <w:rPr>
                <w:sz w:val="24"/>
                <w:szCs w:val="24"/>
              </w:rPr>
            </w:pPr>
            <w:r>
              <w:rPr>
                <w:sz w:val="24"/>
                <w:szCs w:val="24"/>
              </w:rPr>
              <w:t>Garnik Ohanyan</w:t>
            </w:r>
          </w:p>
        </w:tc>
        <w:tc>
          <w:tcPr>
            <w:tcW w:w="1417" w:type="dxa"/>
            <w:vAlign w:val="center"/>
          </w:tcPr>
          <w:p w14:paraId="09DD123E" w14:textId="03323C6C" w:rsidR="007643CF" w:rsidRPr="00D74795" w:rsidRDefault="00332BE6" w:rsidP="009A531B">
            <w:pPr>
              <w:pStyle w:val="BodyText"/>
              <w:jc w:val="center"/>
              <w:rPr>
                <w:sz w:val="24"/>
                <w:szCs w:val="24"/>
              </w:rPr>
            </w:pPr>
            <w:r>
              <w:rPr>
                <w:sz w:val="24"/>
                <w:szCs w:val="24"/>
              </w:rPr>
              <w:t>0.2</w:t>
            </w:r>
          </w:p>
        </w:tc>
        <w:tc>
          <w:tcPr>
            <w:tcW w:w="1985" w:type="dxa"/>
            <w:vAlign w:val="center"/>
          </w:tcPr>
          <w:p w14:paraId="48B6BF16" w14:textId="0AF697BA" w:rsidR="007643CF" w:rsidRPr="00D74795" w:rsidRDefault="00332BE6" w:rsidP="009A531B">
            <w:pPr>
              <w:pStyle w:val="BodyText"/>
              <w:jc w:val="center"/>
              <w:rPr>
                <w:sz w:val="24"/>
                <w:szCs w:val="24"/>
              </w:rPr>
            </w:pPr>
            <w:r>
              <w:rPr>
                <w:sz w:val="24"/>
                <w:szCs w:val="24"/>
              </w:rPr>
              <w:t>2</w:t>
            </w:r>
            <w:r w:rsidRPr="00332BE6">
              <w:rPr>
                <w:sz w:val="24"/>
                <w:szCs w:val="24"/>
                <w:vertAlign w:val="superscript"/>
              </w:rPr>
              <w:t>nd</w:t>
            </w:r>
            <w:r>
              <w:rPr>
                <w:sz w:val="24"/>
                <w:szCs w:val="24"/>
              </w:rPr>
              <w:t xml:space="preserve"> Draft</w:t>
            </w:r>
          </w:p>
        </w:tc>
        <w:tc>
          <w:tcPr>
            <w:tcW w:w="5664" w:type="dxa"/>
            <w:vAlign w:val="center"/>
          </w:tcPr>
          <w:p w14:paraId="011184A2" w14:textId="7002A1E2" w:rsidR="007643CF" w:rsidRPr="00D74795" w:rsidRDefault="00F47D2A" w:rsidP="009A531B">
            <w:pPr>
              <w:pStyle w:val="BodyText"/>
              <w:rPr>
                <w:sz w:val="24"/>
                <w:szCs w:val="24"/>
              </w:rPr>
            </w:pPr>
            <w:r>
              <w:rPr>
                <w:sz w:val="24"/>
                <w:szCs w:val="24"/>
              </w:rPr>
              <w:t xml:space="preserve">Document reviewed with Project Team (Arpine Harutyunyan, </w:t>
            </w:r>
            <w:r w:rsidR="00BC4DB5">
              <w:rPr>
                <w:sz w:val="24"/>
                <w:szCs w:val="24"/>
              </w:rPr>
              <w:t xml:space="preserve">Arpine Mayilyan, </w:t>
            </w:r>
            <w:r>
              <w:rPr>
                <w:sz w:val="24"/>
                <w:szCs w:val="24"/>
              </w:rPr>
              <w:t>Karen Karamyan, Hayk Danielyan, Meri Aslanyan, Armine Bakhshyan)</w:t>
            </w:r>
          </w:p>
        </w:tc>
      </w:tr>
      <w:tr w:rsidR="00224336" w:rsidRPr="00D74795" w14:paraId="61AF67F5" w14:textId="77777777" w:rsidTr="009A531B">
        <w:trPr>
          <w:trHeight w:val="708"/>
        </w:trPr>
        <w:tc>
          <w:tcPr>
            <w:tcW w:w="2122" w:type="dxa"/>
            <w:vAlign w:val="center"/>
          </w:tcPr>
          <w:p w14:paraId="4BDD094D" w14:textId="3BB1BC9A" w:rsidR="00224336" w:rsidRDefault="00B622A2" w:rsidP="009A531B">
            <w:pPr>
              <w:pStyle w:val="BodyText"/>
              <w:jc w:val="center"/>
              <w:rPr>
                <w:sz w:val="24"/>
                <w:szCs w:val="24"/>
              </w:rPr>
            </w:pPr>
            <w:r>
              <w:rPr>
                <w:sz w:val="24"/>
                <w:szCs w:val="24"/>
              </w:rPr>
              <w:t>09.08.2018</w:t>
            </w:r>
          </w:p>
        </w:tc>
        <w:tc>
          <w:tcPr>
            <w:tcW w:w="2693" w:type="dxa"/>
            <w:vAlign w:val="center"/>
          </w:tcPr>
          <w:p w14:paraId="79BABAF1" w14:textId="1E101AAC" w:rsidR="00224336" w:rsidRDefault="00B622A2" w:rsidP="009A531B">
            <w:pPr>
              <w:pStyle w:val="BodyText"/>
              <w:rPr>
                <w:sz w:val="24"/>
                <w:szCs w:val="24"/>
              </w:rPr>
            </w:pPr>
            <w:r>
              <w:rPr>
                <w:sz w:val="24"/>
                <w:szCs w:val="24"/>
              </w:rPr>
              <w:t>Garnik Ohanyan</w:t>
            </w:r>
          </w:p>
        </w:tc>
        <w:tc>
          <w:tcPr>
            <w:tcW w:w="1417" w:type="dxa"/>
            <w:vAlign w:val="center"/>
          </w:tcPr>
          <w:p w14:paraId="0BA2A5F1" w14:textId="704E5B49" w:rsidR="00224336" w:rsidRDefault="00B622A2" w:rsidP="009A531B">
            <w:pPr>
              <w:pStyle w:val="BodyText"/>
              <w:jc w:val="center"/>
              <w:rPr>
                <w:sz w:val="24"/>
                <w:szCs w:val="24"/>
              </w:rPr>
            </w:pPr>
            <w:r>
              <w:rPr>
                <w:sz w:val="24"/>
                <w:szCs w:val="24"/>
              </w:rPr>
              <w:t>0.3</w:t>
            </w:r>
          </w:p>
        </w:tc>
        <w:tc>
          <w:tcPr>
            <w:tcW w:w="1985" w:type="dxa"/>
            <w:vAlign w:val="center"/>
          </w:tcPr>
          <w:p w14:paraId="79C4C1B9" w14:textId="4AE846FE" w:rsidR="00224336" w:rsidRDefault="00B622A2" w:rsidP="009A531B">
            <w:pPr>
              <w:pStyle w:val="BodyText"/>
              <w:jc w:val="center"/>
              <w:rPr>
                <w:sz w:val="24"/>
                <w:szCs w:val="24"/>
              </w:rPr>
            </w:pPr>
            <w:r>
              <w:rPr>
                <w:sz w:val="24"/>
                <w:szCs w:val="24"/>
              </w:rPr>
              <w:t>3</w:t>
            </w:r>
            <w:r w:rsidRPr="00B622A2">
              <w:rPr>
                <w:sz w:val="24"/>
                <w:szCs w:val="24"/>
                <w:vertAlign w:val="superscript"/>
              </w:rPr>
              <w:t>rd</w:t>
            </w:r>
            <w:r>
              <w:rPr>
                <w:sz w:val="24"/>
                <w:szCs w:val="24"/>
              </w:rPr>
              <w:t xml:space="preserve"> Draft</w:t>
            </w:r>
          </w:p>
        </w:tc>
        <w:tc>
          <w:tcPr>
            <w:tcW w:w="5664" w:type="dxa"/>
            <w:vAlign w:val="center"/>
          </w:tcPr>
          <w:p w14:paraId="0C48D8BC" w14:textId="60EE2E60" w:rsidR="00224336" w:rsidRPr="00D74795" w:rsidRDefault="00790F43" w:rsidP="009A531B">
            <w:pPr>
              <w:pStyle w:val="BodyText"/>
              <w:rPr>
                <w:sz w:val="24"/>
                <w:szCs w:val="24"/>
              </w:rPr>
            </w:pPr>
            <w:r>
              <w:rPr>
                <w:sz w:val="24"/>
                <w:szCs w:val="24"/>
              </w:rPr>
              <w:t>Scope, Out-of-scope, general requirements and NFRs added</w:t>
            </w:r>
          </w:p>
        </w:tc>
      </w:tr>
      <w:tr w:rsidR="007D30F3" w:rsidRPr="00D74795" w14:paraId="02B51EC1" w14:textId="77777777" w:rsidTr="005E3AD2">
        <w:tc>
          <w:tcPr>
            <w:tcW w:w="2122" w:type="dxa"/>
            <w:vAlign w:val="center"/>
          </w:tcPr>
          <w:p w14:paraId="09169EB5" w14:textId="293BFA3F" w:rsidR="007D30F3" w:rsidRDefault="004B691E" w:rsidP="009A531B">
            <w:pPr>
              <w:pStyle w:val="BodyText"/>
              <w:jc w:val="center"/>
              <w:rPr>
                <w:sz w:val="24"/>
                <w:szCs w:val="24"/>
              </w:rPr>
            </w:pPr>
            <w:r>
              <w:rPr>
                <w:sz w:val="24"/>
                <w:szCs w:val="24"/>
              </w:rPr>
              <w:t>10.08.2018</w:t>
            </w:r>
          </w:p>
        </w:tc>
        <w:tc>
          <w:tcPr>
            <w:tcW w:w="2693" w:type="dxa"/>
            <w:vAlign w:val="center"/>
          </w:tcPr>
          <w:p w14:paraId="43D33FAC" w14:textId="46B11B7F" w:rsidR="007D30F3" w:rsidRDefault="004B691E" w:rsidP="009A531B">
            <w:pPr>
              <w:pStyle w:val="BodyText"/>
              <w:rPr>
                <w:sz w:val="24"/>
                <w:szCs w:val="24"/>
              </w:rPr>
            </w:pPr>
            <w:r>
              <w:rPr>
                <w:sz w:val="24"/>
                <w:szCs w:val="24"/>
              </w:rPr>
              <w:t>Garnik Ohanyan</w:t>
            </w:r>
          </w:p>
        </w:tc>
        <w:tc>
          <w:tcPr>
            <w:tcW w:w="1417" w:type="dxa"/>
            <w:vAlign w:val="center"/>
          </w:tcPr>
          <w:p w14:paraId="1A3E92FC" w14:textId="673CD474" w:rsidR="007D30F3" w:rsidRDefault="004B691E" w:rsidP="009A531B">
            <w:pPr>
              <w:pStyle w:val="BodyText"/>
              <w:jc w:val="center"/>
              <w:rPr>
                <w:sz w:val="24"/>
                <w:szCs w:val="24"/>
              </w:rPr>
            </w:pPr>
            <w:r>
              <w:rPr>
                <w:sz w:val="24"/>
                <w:szCs w:val="24"/>
              </w:rPr>
              <w:t>0.4</w:t>
            </w:r>
          </w:p>
        </w:tc>
        <w:tc>
          <w:tcPr>
            <w:tcW w:w="1985" w:type="dxa"/>
            <w:vAlign w:val="center"/>
          </w:tcPr>
          <w:p w14:paraId="6D999DCB" w14:textId="3315AD5E" w:rsidR="007D30F3" w:rsidRDefault="004B691E" w:rsidP="009A531B">
            <w:pPr>
              <w:pStyle w:val="BodyText"/>
              <w:jc w:val="center"/>
              <w:rPr>
                <w:sz w:val="24"/>
                <w:szCs w:val="24"/>
              </w:rPr>
            </w:pPr>
            <w:r>
              <w:rPr>
                <w:sz w:val="24"/>
                <w:szCs w:val="24"/>
              </w:rPr>
              <w:t>4</w:t>
            </w:r>
            <w:r w:rsidRPr="004B691E">
              <w:rPr>
                <w:sz w:val="24"/>
                <w:szCs w:val="24"/>
                <w:vertAlign w:val="superscript"/>
              </w:rPr>
              <w:t>th</w:t>
            </w:r>
            <w:r>
              <w:rPr>
                <w:sz w:val="24"/>
                <w:szCs w:val="24"/>
              </w:rPr>
              <w:t xml:space="preserve"> Draft</w:t>
            </w:r>
          </w:p>
        </w:tc>
        <w:tc>
          <w:tcPr>
            <w:tcW w:w="5664" w:type="dxa"/>
            <w:vAlign w:val="center"/>
          </w:tcPr>
          <w:p w14:paraId="39476331" w14:textId="60261C63" w:rsidR="007D30F3" w:rsidRDefault="004B691E" w:rsidP="009A531B">
            <w:pPr>
              <w:pStyle w:val="BodyText"/>
              <w:rPr>
                <w:sz w:val="24"/>
                <w:szCs w:val="24"/>
              </w:rPr>
            </w:pPr>
            <w:r>
              <w:rPr>
                <w:sz w:val="24"/>
                <w:szCs w:val="24"/>
              </w:rPr>
              <w:t>Flowcharts added</w:t>
            </w:r>
          </w:p>
        </w:tc>
      </w:tr>
      <w:tr w:rsidR="003E0A3B" w:rsidRPr="00D74795" w14:paraId="0A8F3041" w14:textId="77777777" w:rsidTr="005E3AD2">
        <w:tc>
          <w:tcPr>
            <w:tcW w:w="2122" w:type="dxa"/>
            <w:vAlign w:val="center"/>
          </w:tcPr>
          <w:p w14:paraId="40902C8C" w14:textId="32449356" w:rsidR="003E0A3B" w:rsidRDefault="003E0A3B" w:rsidP="009A531B">
            <w:pPr>
              <w:pStyle w:val="BodyText"/>
              <w:jc w:val="center"/>
              <w:rPr>
                <w:sz w:val="24"/>
                <w:szCs w:val="24"/>
              </w:rPr>
            </w:pPr>
            <w:r>
              <w:rPr>
                <w:sz w:val="24"/>
                <w:szCs w:val="24"/>
              </w:rPr>
              <w:t>10.08.2018</w:t>
            </w:r>
          </w:p>
        </w:tc>
        <w:tc>
          <w:tcPr>
            <w:tcW w:w="2693" w:type="dxa"/>
            <w:vAlign w:val="center"/>
          </w:tcPr>
          <w:p w14:paraId="7609D33E" w14:textId="3009444E" w:rsidR="003E0A3B" w:rsidRDefault="003E0A3B" w:rsidP="009A531B">
            <w:pPr>
              <w:pStyle w:val="BodyText"/>
              <w:rPr>
                <w:sz w:val="24"/>
                <w:szCs w:val="24"/>
              </w:rPr>
            </w:pPr>
            <w:r>
              <w:rPr>
                <w:sz w:val="24"/>
                <w:szCs w:val="24"/>
              </w:rPr>
              <w:t>Arpine Harutyunyan</w:t>
            </w:r>
          </w:p>
        </w:tc>
        <w:tc>
          <w:tcPr>
            <w:tcW w:w="1417" w:type="dxa"/>
            <w:vAlign w:val="center"/>
          </w:tcPr>
          <w:p w14:paraId="71F9F04D" w14:textId="6E8E243F" w:rsidR="003E0A3B" w:rsidRDefault="003E0A3B" w:rsidP="009A531B">
            <w:pPr>
              <w:pStyle w:val="BodyText"/>
              <w:jc w:val="center"/>
              <w:rPr>
                <w:sz w:val="24"/>
                <w:szCs w:val="24"/>
              </w:rPr>
            </w:pPr>
            <w:r>
              <w:rPr>
                <w:sz w:val="24"/>
                <w:szCs w:val="24"/>
              </w:rPr>
              <w:t>0.5</w:t>
            </w:r>
          </w:p>
        </w:tc>
        <w:tc>
          <w:tcPr>
            <w:tcW w:w="1985" w:type="dxa"/>
            <w:vAlign w:val="center"/>
          </w:tcPr>
          <w:p w14:paraId="1C84A0B4" w14:textId="12C2329B" w:rsidR="003E0A3B" w:rsidRDefault="00BC4DB5" w:rsidP="009A531B">
            <w:pPr>
              <w:pStyle w:val="BodyText"/>
              <w:jc w:val="center"/>
              <w:rPr>
                <w:sz w:val="24"/>
                <w:szCs w:val="24"/>
              </w:rPr>
            </w:pPr>
            <w:r>
              <w:rPr>
                <w:sz w:val="24"/>
                <w:szCs w:val="24"/>
              </w:rPr>
              <w:t>5</w:t>
            </w:r>
            <w:r w:rsidRPr="00BC4DB5">
              <w:rPr>
                <w:sz w:val="24"/>
                <w:szCs w:val="24"/>
                <w:vertAlign w:val="superscript"/>
              </w:rPr>
              <w:t>th</w:t>
            </w:r>
            <w:r>
              <w:rPr>
                <w:sz w:val="24"/>
                <w:szCs w:val="24"/>
              </w:rPr>
              <w:t xml:space="preserve"> </w:t>
            </w:r>
            <w:r w:rsidR="003E0A3B">
              <w:rPr>
                <w:sz w:val="24"/>
                <w:szCs w:val="24"/>
              </w:rPr>
              <w:t>Draft</w:t>
            </w:r>
          </w:p>
        </w:tc>
        <w:tc>
          <w:tcPr>
            <w:tcW w:w="5664" w:type="dxa"/>
            <w:vAlign w:val="center"/>
          </w:tcPr>
          <w:p w14:paraId="2715CE11" w14:textId="5E1182C4" w:rsidR="003E0A3B" w:rsidRDefault="003E0A3B" w:rsidP="009A531B">
            <w:pPr>
              <w:pStyle w:val="BodyText"/>
              <w:rPr>
                <w:sz w:val="24"/>
                <w:szCs w:val="24"/>
              </w:rPr>
            </w:pPr>
            <w:r>
              <w:rPr>
                <w:sz w:val="24"/>
                <w:szCs w:val="24"/>
              </w:rPr>
              <w:t xml:space="preserve">Reviewed </w:t>
            </w:r>
          </w:p>
        </w:tc>
      </w:tr>
      <w:tr w:rsidR="003B458D" w:rsidRPr="00D74795" w14:paraId="18761810" w14:textId="77777777" w:rsidTr="005E3AD2">
        <w:tc>
          <w:tcPr>
            <w:tcW w:w="2122" w:type="dxa"/>
            <w:vAlign w:val="center"/>
          </w:tcPr>
          <w:p w14:paraId="54F21B4C" w14:textId="0585CEBF" w:rsidR="003B458D" w:rsidRDefault="003B458D" w:rsidP="009A531B">
            <w:pPr>
              <w:pStyle w:val="BodyText"/>
              <w:jc w:val="center"/>
              <w:rPr>
                <w:sz w:val="24"/>
                <w:szCs w:val="24"/>
              </w:rPr>
            </w:pPr>
            <w:r>
              <w:rPr>
                <w:sz w:val="24"/>
                <w:szCs w:val="24"/>
              </w:rPr>
              <w:t>15.08.2018</w:t>
            </w:r>
          </w:p>
        </w:tc>
        <w:tc>
          <w:tcPr>
            <w:tcW w:w="2693" w:type="dxa"/>
            <w:vAlign w:val="center"/>
          </w:tcPr>
          <w:p w14:paraId="670E210D" w14:textId="1AEE9596" w:rsidR="003B458D" w:rsidRDefault="003B458D" w:rsidP="009A531B">
            <w:pPr>
              <w:pStyle w:val="BodyText"/>
              <w:rPr>
                <w:sz w:val="24"/>
                <w:szCs w:val="24"/>
              </w:rPr>
            </w:pPr>
            <w:r>
              <w:rPr>
                <w:sz w:val="24"/>
                <w:szCs w:val="24"/>
              </w:rPr>
              <w:t>Arpine Harutyunyan</w:t>
            </w:r>
          </w:p>
        </w:tc>
        <w:tc>
          <w:tcPr>
            <w:tcW w:w="1417" w:type="dxa"/>
            <w:vAlign w:val="center"/>
          </w:tcPr>
          <w:p w14:paraId="2416E5E3" w14:textId="795919F3" w:rsidR="003B458D" w:rsidRDefault="003B458D" w:rsidP="009A531B">
            <w:pPr>
              <w:pStyle w:val="BodyText"/>
              <w:jc w:val="center"/>
              <w:rPr>
                <w:sz w:val="24"/>
                <w:szCs w:val="24"/>
              </w:rPr>
            </w:pPr>
            <w:r>
              <w:rPr>
                <w:sz w:val="24"/>
                <w:szCs w:val="24"/>
              </w:rPr>
              <w:t>0.6</w:t>
            </w:r>
          </w:p>
        </w:tc>
        <w:tc>
          <w:tcPr>
            <w:tcW w:w="1985" w:type="dxa"/>
            <w:vAlign w:val="center"/>
          </w:tcPr>
          <w:p w14:paraId="1D7DFA1A" w14:textId="05277B3B" w:rsidR="003B458D" w:rsidRDefault="003B458D" w:rsidP="009A531B">
            <w:pPr>
              <w:pStyle w:val="BodyText"/>
              <w:jc w:val="center"/>
              <w:rPr>
                <w:sz w:val="24"/>
                <w:szCs w:val="24"/>
              </w:rPr>
            </w:pPr>
            <w:r>
              <w:rPr>
                <w:sz w:val="24"/>
                <w:szCs w:val="24"/>
              </w:rPr>
              <w:t>6</w:t>
            </w:r>
            <w:r w:rsidRPr="003B458D">
              <w:rPr>
                <w:sz w:val="24"/>
                <w:szCs w:val="24"/>
                <w:vertAlign w:val="superscript"/>
              </w:rPr>
              <w:t>th</w:t>
            </w:r>
            <w:r>
              <w:rPr>
                <w:sz w:val="24"/>
                <w:szCs w:val="24"/>
              </w:rPr>
              <w:t xml:space="preserve"> Draft</w:t>
            </w:r>
          </w:p>
        </w:tc>
        <w:tc>
          <w:tcPr>
            <w:tcW w:w="5664" w:type="dxa"/>
            <w:vAlign w:val="center"/>
          </w:tcPr>
          <w:p w14:paraId="04F0799C" w14:textId="51B820FE" w:rsidR="003B458D" w:rsidRDefault="003B458D" w:rsidP="009A531B">
            <w:pPr>
              <w:pStyle w:val="BodyText"/>
              <w:rPr>
                <w:sz w:val="24"/>
                <w:szCs w:val="24"/>
              </w:rPr>
            </w:pPr>
            <w:r>
              <w:rPr>
                <w:sz w:val="24"/>
                <w:szCs w:val="24"/>
              </w:rPr>
              <w:t>Reviewed by project team based on stakeholder</w:t>
            </w:r>
            <w:r w:rsidR="004471AF">
              <w:rPr>
                <w:sz w:val="24"/>
                <w:szCs w:val="24"/>
              </w:rPr>
              <w:t>s</w:t>
            </w:r>
            <w:r w:rsidR="00EB6D91">
              <w:rPr>
                <w:sz w:val="24"/>
                <w:szCs w:val="24"/>
              </w:rPr>
              <w:t xml:space="preserve"> comments</w:t>
            </w:r>
          </w:p>
        </w:tc>
      </w:tr>
      <w:tr w:rsidR="0003355D" w:rsidRPr="00D74795" w14:paraId="2628EF57" w14:textId="77777777" w:rsidTr="005E3AD2">
        <w:tc>
          <w:tcPr>
            <w:tcW w:w="2122" w:type="dxa"/>
            <w:vAlign w:val="center"/>
          </w:tcPr>
          <w:p w14:paraId="703CDB62" w14:textId="38C0AAFB" w:rsidR="0003355D" w:rsidRDefault="0003355D" w:rsidP="009A531B">
            <w:pPr>
              <w:pStyle w:val="BodyText"/>
              <w:jc w:val="center"/>
              <w:rPr>
                <w:sz w:val="24"/>
                <w:szCs w:val="24"/>
              </w:rPr>
            </w:pPr>
            <w:r>
              <w:rPr>
                <w:sz w:val="24"/>
                <w:szCs w:val="24"/>
              </w:rPr>
              <w:t>16.08.2018</w:t>
            </w:r>
          </w:p>
        </w:tc>
        <w:tc>
          <w:tcPr>
            <w:tcW w:w="2693" w:type="dxa"/>
            <w:vAlign w:val="center"/>
          </w:tcPr>
          <w:p w14:paraId="69B93DAD" w14:textId="13A674A3" w:rsidR="0003355D" w:rsidRDefault="006B64E6" w:rsidP="009A531B">
            <w:pPr>
              <w:pStyle w:val="BodyText"/>
              <w:rPr>
                <w:sz w:val="24"/>
                <w:szCs w:val="24"/>
              </w:rPr>
            </w:pPr>
            <w:r>
              <w:rPr>
                <w:sz w:val="24"/>
                <w:szCs w:val="24"/>
              </w:rPr>
              <w:t>Garnik Ohanyan</w:t>
            </w:r>
          </w:p>
        </w:tc>
        <w:tc>
          <w:tcPr>
            <w:tcW w:w="1417" w:type="dxa"/>
            <w:vAlign w:val="center"/>
          </w:tcPr>
          <w:p w14:paraId="02801874" w14:textId="0B862D17" w:rsidR="0003355D" w:rsidRDefault="006B64E6" w:rsidP="009A531B">
            <w:pPr>
              <w:pStyle w:val="BodyText"/>
              <w:jc w:val="center"/>
              <w:rPr>
                <w:sz w:val="24"/>
                <w:szCs w:val="24"/>
              </w:rPr>
            </w:pPr>
            <w:r>
              <w:rPr>
                <w:sz w:val="24"/>
                <w:szCs w:val="24"/>
              </w:rPr>
              <w:t>0.7</w:t>
            </w:r>
          </w:p>
        </w:tc>
        <w:tc>
          <w:tcPr>
            <w:tcW w:w="1985" w:type="dxa"/>
            <w:vAlign w:val="center"/>
          </w:tcPr>
          <w:p w14:paraId="0736BE43" w14:textId="37472855" w:rsidR="0003355D" w:rsidRDefault="006B64E6" w:rsidP="009A531B">
            <w:pPr>
              <w:pStyle w:val="BodyText"/>
              <w:jc w:val="center"/>
              <w:rPr>
                <w:sz w:val="24"/>
                <w:szCs w:val="24"/>
              </w:rPr>
            </w:pPr>
            <w:r>
              <w:rPr>
                <w:sz w:val="24"/>
                <w:szCs w:val="24"/>
              </w:rPr>
              <w:t>7</w:t>
            </w:r>
            <w:r w:rsidRPr="006B64E6">
              <w:rPr>
                <w:sz w:val="24"/>
                <w:szCs w:val="24"/>
                <w:vertAlign w:val="superscript"/>
              </w:rPr>
              <w:t>th</w:t>
            </w:r>
            <w:r>
              <w:rPr>
                <w:sz w:val="24"/>
                <w:szCs w:val="24"/>
              </w:rPr>
              <w:t xml:space="preserve"> Draft</w:t>
            </w:r>
          </w:p>
        </w:tc>
        <w:tc>
          <w:tcPr>
            <w:tcW w:w="5664" w:type="dxa"/>
            <w:vAlign w:val="center"/>
          </w:tcPr>
          <w:p w14:paraId="5A2DB295" w14:textId="5C817721" w:rsidR="006B64E6" w:rsidRDefault="006B64E6" w:rsidP="009A531B">
            <w:pPr>
              <w:pStyle w:val="BodyText"/>
              <w:rPr>
                <w:sz w:val="24"/>
                <w:szCs w:val="24"/>
              </w:rPr>
            </w:pPr>
            <w:r>
              <w:rPr>
                <w:sz w:val="24"/>
                <w:szCs w:val="24"/>
              </w:rPr>
              <w:t>Andranik Ghalechyan’s comments added</w:t>
            </w:r>
          </w:p>
        </w:tc>
      </w:tr>
      <w:tr w:rsidR="005322C5" w:rsidRPr="00D74795" w14:paraId="4951B4BB" w14:textId="77777777" w:rsidTr="005E3AD2">
        <w:tc>
          <w:tcPr>
            <w:tcW w:w="2122" w:type="dxa"/>
            <w:vAlign w:val="center"/>
          </w:tcPr>
          <w:p w14:paraId="12A55BA0" w14:textId="74CB3B92" w:rsidR="005322C5" w:rsidRDefault="005322C5" w:rsidP="009A531B">
            <w:pPr>
              <w:pStyle w:val="BodyText"/>
              <w:jc w:val="center"/>
              <w:rPr>
                <w:sz w:val="24"/>
                <w:szCs w:val="24"/>
              </w:rPr>
            </w:pPr>
            <w:r>
              <w:rPr>
                <w:sz w:val="24"/>
                <w:szCs w:val="24"/>
              </w:rPr>
              <w:t>23.</w:t>
            </w:r>
            <w:r w:rsidR="009A531B">
              <w:rPr>
                <w:sz w:val="24"/>
                <w:szCs w:val="24"/>
              </w:rPr>
              <w:t>08.2018</w:t>
            </w:r>
          </w:p>
        </w:tc>
        <w:tc>
          <w:tcPr>
            <w:tcW w:w="2693" w:type="dxa"/>
            <w:vAlign w:val="center"/>
          </w:tcPr>
          <w:p w14:paraId="6CB8BC4C" w14:textId="33B9374B" w:rsidR="005322C5" w:rsidRDefault="009A531B" w:rsidP="009A531B">
            <w:pPr>
              <w:pStyle w:val="BodyText"/>
              <w:rPr>
                <w:sz w:val="24"/>
                <w:szCs w:val="24"/>
              </w:rPr>
            </w:pPr>
            <w:r>
              <w:rPr>
                <w:sz w:val="24"/>
                <w:szCs w:val="24"/>
              </w:rPr>
              <w:t>Garnik Ohanyan</w:t>
            </w:r>
          </w:p>
        </w:tc>
        <w:tc>
          <w:tcPr>
            <w:tcW w:w="1417" w:type="dxa"/>
            <w:vAlign w:val="center"/>
          </w:tcPr>
          <w:p w14:paraId="061CB223" w14:textId="654255B4" w:rsidR="005322C5" w:rsidRDefault="009A531B" w:rsidP="009A531B">
            <w:pPr>
              <w:pStyle w:val="BodyText"/>
              <w:jc w:val="center"/>
              <w:rPr>
                <w:sz w:val="24"/>
                <w:szCs w:val="24"/>
              </w:rPr>
            </w:pPr>
            <w:r>
              <w:rPr>
                <w:sz w:val="24"/>
                <w:szCs w:val="24"/>
              </w:rPr>
              <w:t>0.8</w:t>
            </w:r>
          </w:p>
        </w:tc>
        <w:tc>
          <w:tcPr>
            <w:tcW w:w="1985" w:type="dxa"/>
            <w:vAlign w:val="center"/>
          </w:tcPr>
          <w:p w14:paraId="15EAAC61" w14:textId="48083DD8" w:rsidR="005322C5" w:rsidRDefault="009A531B" w:rsidP="009A531B">
            <w:pPr>
              <w:pStyle w:val="BodyText"/>
              <w:jc w:val="center"/>
              <w:rPr>
                <w:sz w:val="24"/>
                <w:szCs w:val="24"/>
              </w:rPr>
            </w:pPr>
            <w:r>
              <w:rPr>
                <w:sz w:val="24"/>
                <w:szCs w:val="24"/>
              </w:rPr>
              <w:t>8</w:t>
            </w:r>
            <w:r w:rsidRPr="009A531B">
              <w:rPr>
                <w:sz w:val="24"/>
                <w:szCs w:val="24"/>
                <w:vertAlign w:val="superscript"/>
              </w:rPr>
              <w:t>th</w:t>
            </w:r>
            <w:r>
              <w:rPr>
                <w:sz w:val="24"/>
                <w:szCs w:val="24"/>
              </w:rPr>
              <w:t xml:space="preserve"> Draft</w:t>
            </w:r>
          </w:p>
        </w:tc>
        <w:tc>
          <w:tcPr>
            <w:tcW w:w="5664" w:type="dxa"/>
            <w:vAlign w:val="center"/>
          </w:tcPr>
          <w:p w14:paraId="66E3B989" w14:textId="056BF641" w:rsidR="005322C5" w:rsidRDefault="008F072D" w:rsidP="008F072D">
            <w:pPr>
              <w:pStyle w:val="BodyText"/>
              <w:rPr>
                <w:sz w:val="24"/>
                <w:szCs w:val="24"/>
              </w:rPr>
            </w:pPr>
            <w:r>
              <w:rPr>
                <w:sz w:val="24"/>
                <w:szCs w:val="24"/>
              </w:rPr>
              <w:t xml:space="preserve">Reviewed by project team based on MB </w:t>
            </w:r>
            <w:r w:rsidR="004A703A">
              <w:rPr>
                <w:sz w:val="24"/>
                <w:szCs w:val="24"/>
              </w:rPr>
              <w:t xml:space="preserve">decisions </w:t>
            </w:r>
          </w:p>
        </w:tc>
      </w:tr>
    </w:tbl>
    <w:p w14:paraId="0D52923B" w14:textId="79FDF80A" w:rsidR="00864E72" w:rsidRDefault="00864E72" w:rsidP="00864E72">
      <w:pPr>
        <w:pStyle w:val="BodyText"/>
      </w:pPr>
    </w:p>
    <w:p w14:paraId="1F2191B1" w14:textId="77777777" w:rsidR="00864E72" w:rsidRDefault="00864E72">
      <w:pPr>
        <w:rPr>
          <w:rFonts w:asciiTheme="minorHAnsi" w:eastAsiaTheme="minorHAnsi" w:hAnsiTheme="minorHAnsi" w:cstheme="minorBidi"/>
          <w:sz w:val="22"/>
          <w:szCs w:val="22"/>
        </w:rPr>
      </w:pPr>
      <w:r>
        <w:br w:type="page"/>
      </w:r>
    </w:p>
    <w:p w14:paraId="25C4ABB4" w14:textId="3F63B8AD" w:rsidR="00864E72" w:rsidRDefault="00864E72" w:rsidP="00864E72">
      <w:pPr>
        <w:pStyle w:val="CustomStyle"/>
      </w:pPr>
      <w:bookmarkStart w:id="8" w:name="_Toc525144663"/>
      <w:r>
        <w:lastRenderedPageBreak/>
        <w:t>Approvers</w:t>
      </w:r>
      <w:bookmarkEnd w:id="8"/>
    </w:p>
    <w:p w14:paraId="04FBCE0B" w14:textId="380B3DD9" w:rsidR="00864E72" w:rsidDel="00970158" w:rsidRDefault="00864E72" w:rsidP="00864E72">
      <w:pPr>
        <w:pStyle w:val="BodyText"/>
        <w:rPr>
          <w:del w:id="9" w:author="Arpine Mayilyan" w:date="2018-09-14T10:10:00Z"/>
        </w:rPr>
      </w:pPr>
    </w:p>
    <w:tbl>
      <w:tblPr>
        <w:tblStyle w:val="TableGrid"/>
        <w:tblW w:w="0" w:type="auto"/>
        <w:tblLook w:val="04A0" w:firstRow="1" w:lastRow="0" w:firstColumn="1" w:lastColumn="0" w:noHBand="0" w:noVBand="1"/>
      </w:tblPr>
      <w:tblGrid>
        <w:gridCol w:w="2914"/>
        <w:gridCol w:w="2012"/>
        <w:gridCol w:w="2440"/>
        <w:gridCol w:w="2176"/>
        <w:gridCol w:w="4339"/>
      </w:tblGrid>
      <w:tr w:rsidR="00864E72" w:rsidRPr="008743E7" w14:paraId="01BE157C" w14:textId="77777777" w:rsidTr="008743E7">
        <w:tc>
          <w:tcPr>
            <w:tcW w:w="2914" w:type="dxa"/>
            <w:shd w:val="clear" w:color="auto" w:fill="A8D08D" w:themeFill="accent6" w:themeFillTint="99"/>
            <w:vAlign w:val="center"/>
          </w:tcPr>
          <w:p w14:paraId="13A68303" w14:textId="75A964DE" w:rsidR="00864E72" w:rsidRPr="008743E7" w:rsidRDefault="00864E72" w:rsidP="00864E72">
            <w:pPr>
              <w:pStyle w:val="BodyText"/>
              <w:jc w:val="center"/>
              <w:rPr>
                <w:sz w:val="24"/>
                <w:szCs w:val="24"/>
              </w:rPr>
            </w:pPr>
            <w:r w:rsidRPr="008743E7">
              <w:rPr>
                <w:sz w:val="24"/>
                <w:szCs w:val="24"/>
              </w:rPr>
              <w:t>Revised</w:t>
            </w:r>
            <w:r w:rsidR="0095146F" w:rsidRPr="008743E7">
              <w:rPr>
                <w:sz w:val="24"/>
                <w:szCs w:val="24"/>
              </w:rPr>
              <w:t>/Approved</w:t>
            </w:r>
            <w:r w:rsidRPr="008743E7">
              <w:rPr>
                <w:sz w:val="24"/>
                <w:szCs w:val="24"/>
              </w:rPr>
              <w:t xml:space="preserve"> by</w:t>
            </w:r>
          </w:p>
        </w:tc>
        <w:tc>
          <w:tcPr>
            <w:tcW w:w="2012" w:type="dxa"/>
            <w:shd w:val="clear" w:color="auto" w:fill="A8D08D" w:themeFill="accent6" w:themeFillTint="99"/>
            <w:vAlign w:val="center"/>
          </w:tcPr>
          <w:p w14:paraId="05831547" w14:textId="1A6C764C" w:rsidR="00864E72" w:rsidRPr="008743E7" w:rsidRDefault="00864E72" w:rsidP="00864E72">
            <w:pPr>
              <w:pStyle w:val="BodyText"/>
              <w:jc w:val="center"/>
              <w:rPr>
                <w:sz w:val="24"/>
                <w:szCs w:val="24"/>
              </w:rPr>
            </w:pPr>
            <w:r w:rsidRPr="008743E7">
              <w:rPr>
                <w:sz w:val="24"/>
                <w:szCs w:val="24"/>
              </w:rPr>
              <w:t>Role</w:t>
            </w:r>
          </w:p>
        </w:tc>
        <w:tc>
          <w:tcPr>
            <w:tcW w:w="2440" w:type="dxa"/>
            <w:shd w:val="clear" w:color="auto" w:fill="A8D08D" w:themeFill="accent6" w:themeFillTint="99"/>
            <w:vAlign w:val="center"/>
          </w:tcPr>
          <w:p w14:paraId="75FCBCD0" w14:textId="048D12CF" w:rsidR="00864E72" w:rsidRPr="008743E7" w:rsidRDefault="00864E72" w:rsidP="00864E72">
            <w:pPr>
              <w:pStyle w:val="BodyText"/>
              <w:jc w:val="center"/>
              <w:rPr>
                <w:sz w:val="24"/>
                <w:szCs w:val="24"/>
              </w:rPr>
            </w:pPr>
            <w:r w:rsidRPr="008743E7">
              <w:rPr>
                <w:sz w:val="24"/>
                <w:szCs w:val="24"/>
              </w:rPr>
              <w:t>Version Approved/Reviewed</w:t>
            </w:r>
          </w:p>
        </w:tc>
        <w:tc>
          <w:tcPr>
            <w:tcW w:w="2176" w:type="dxa"/>
            <w:shd w:val="clear" w:color="auto" w:fill="A8D08D" w:themeFill="accent6" w:themeFillTint="99"/>
            <w:vAlign w:val="center"/>
          </w:tcPr>
          <w:p w14:paraId="674224A5" w14:textId="63D40DF3" w:rsidR="00864E72" w:rsidRPr="008743E7" w:rsidRDefault="00864E72" w:rsidP="00864E72">
            <w:pPr>
              <w:pStyle w:val="BodyText"/>
              <w:jc w:val="center"/>
              <w:rPr>
                <w:sz w:val="24"/>
                <w:szCs w:val="24"/>
              </w:rPr>
            </w:pPr>
            <w:r w:rsidRPr="008743E7">
              <w:rPr>
                <w:sz w:val="24"/>
                <w:szCs w:val="24"/>
              </w:rPr>
              <w:t>Approval/Review Date</w:t>
            </w:r>
          </w:p>
        </w:tc>
        <w:tc>
          <w:tcPr>
            <w:tcW w:w="4339" w:type="dxa"/>
            <w:shd w:val="clear" w:color="auto" w:fill="A8D08D" w:themeFill="accent6" w:themeFillTint="99"/>
            <w:vAlign w:val="center"/>
          </w:tcPr>
          <w:p w14:paraId="06A84DD2" w14:textId="424C4859" w:rsidR="00864E72" w:rsidRPr="008743E7" w:rsidRDefault="00864E72" w:rsidP="00864E72">
            <w:pPr>
              <w:pStyle w:val="BodyText"/>
              <w:jc w:val="center"/>
              <w:rPr>
                <w:sz w:val="24"/>
                <w:szCs w:val="24"/>
              </w:rPr>
            </w:pPr>
            <w:r w:rsidRPr="008743E7">
              <w:rPr>
                <w:sz w:val="24"/>
                <w:szCs w:val="24"/>
              </w:rPr>
              <w:t>Comments</w:t>
            </w:r>
          </w:p>
        </w:tc>
      </w:tr>
      <w:tr w:rsidR="00864E72" w:rsidRPr="008743E7" w14:paraId="6D595804" w14:textId="77777777" w:rsidTr="008743E7">
        <w:tc>
          <w:tcPr>
            <w:tcW w:w="2914" w:type="dxa"/>
            <w:vAlign w:val="center"/>
          </w:tcPr>
          <w:p w14:paraId="7763BD12" w14:textId="1DED9277" w:rsidR="00864E72" w:rsidRPr="008743E7" w:rsidRDefault="008743E7" w:rsidP="0084444A">
            <w:pPr>
              <w:pStyle w:val="BodyText"/>
              <w:rPr>
                <w:sz w:val="24"/>
                <w:szCs w:val="24"/>
              </w:rPr>
            </w:pPr>
            <w:r w:rsidRPr="008743E7">
              <w:rPr>
                <w:sz w:val="24"/>
                <w:szCs w:val="24"/>
              </w:rPr>
              <w:t>Artak Hanesyan</w:t>
            </w:r>
          </w:p>
        </w:tc>
        <w:tc>
          <w:tcPr>
            <w:tcW w:w="2012" w:type="dxa"/>
          </w:tcPr>
          <w:p w14:paraId="2CE5B7E4" w14:textId="300AB311" w:rsidR="00864E72" w:rsidRPr="008743E7" w:rsidRDefault="008743E7" w:rsidP="00864E72">
            <w:pPr>
              <w:pStyle w:val="BodyText"/>
              <w:jc w:val="center"/>
              <w:rPr>
                <w:sz w:val="24"/>
                <w:szCs w:val="24"/>
              </w:rPr>
            </w:pPr>
            <w:r>
              <w:rPr>
                <w:sz w:val="24"/>
                <w:szCs w:val="24"/>
              </w:rPr>
              <w:t>Approver</w:t>
            </w:r>
          </w:p>
        </w:tc>
        <w:tc>
          <w:tcPr>
            <w:tcW w:w="2440" w:type="dxa"/>
          </w:tcPr>
          <w:p w14:paraId="48594111" w14:textId="002228A3" w:rsidR="00864E72" w:rsidRPr="008743E7" w:rsidRDefault="003B458D" w:rsidP="00864E72">
            <w:pPr>
              <w:pStyle w:val="BodyText"/>
              <w:jc w:val="center"/>
              <w:rPr>
                <w:sz w:val="24"/>
                <w:szCs w:val="24"/>
              </w:rPr>
            </w:pPr>
            <w:r>
              <w:rPr>
                <w:sz w:val="24"/>
                <w:szCs w:val="24"/>
              </w:rPr>
              <w:t>0.6</w:t>
            </w:r>
          </w:p>
        </w:tc>
        <w:tc>
          <w:tcPr>
            <w:tcW w:w="2176" w:type="dxa"/>
          </w:tcPr>
          <w:p w14:paraId="51FF947B" w14:textId="77777777" w:rsidR="00864E72" w:rsidRPr="008743E7" w:rsidRDefault="00864E72" w:rsidP="00864E72">
            <w:pPr>
              <w:pStyle w:val="BodyText"/>
              <w:rPr>
                <w:sz w:val="24"/>
                <w:szCs w:val="24"/>
              </w:rPr>
            </w:pPr>
          </w:p>
        </w:tc>
        <w:tc>
          <w:tcPr>
            <w:tcW w:w="4339" w:type="dxa"/>
            <w:vAlign w:val="center"/>
          </w:tcPr>
          <w:p w14:paraId="6B9279D9" w14:textId="6F84BACF" w:rsidR="00864E72" w:rsidRPr="008743E7" w:rsidRDefault="00864E72" w:rsidP="00864E72">
            <w:pPr>
              <w:pStyle w:val="BodyText"/>
              <w:rPr>
                <w:sz w:val="24"/>
                <w:szCs w:val="24"/>
              </w:rPr>
            </w:pPr>
          </w:p>
        </w:tc>
      </w:tr>
      <w:tr w:rsidR="00864E72" w:rsidRPr="008743E7" w14:paraId="27A17726" w14:textId="77777777" w:rsidTr="008743E7">
        <w:tc>
          <w:tcPr>
            <w:tcW w:w="2914" w:type="dxa"/>
            <w:vAlign w:val="center"/>
          </w:tcPr>
          <w:p w14:paraId="69081886" w14:textId="76036505" w:rsidR="00864E72" w:rsidRPr="008743E7" w:rsidRDefault="008743E7" w:rsidP="00864E72">
            <w:pPr>
              <w:pStyle w:val="BodyText"/>
              <w:rPr>
                <w:sz w:val="24"/>
                <w:szCs w:val="24"/>
              </w:rPr>
            </w:pPr>
            <w:r w:rsidRPr="008743E7">
              <w:rPr>
                <w:sz w:val="24"/>
                <w:szCs w:val="24"/>
              </w:rPr>
              <w:t>Aram Baloyan</w:t>
            </w:r>
          </w:p>
        </w:tc>
        <w:tc>
          <w:tcPr>
            <w:tcW w:w="2012" w:type="dxa"/>
          </w:tcPr>
          <w:p w14:paraId="52C9E8A7" w14:textId="2FE9C806" w:rsidR="00864E72" w:rsidRPr="008743E7" w:rsidRDefault="008743E7" w:rsidP="00864E72">
            <w:pPr>
              <w:pStyle w:val="BodyText"/>
              <w:jc w:val="center"/>
              <w:rPr>
                <w:sz w:val="24"/>
                <w:szCs w:val="24"/>
              </w:rPr>
            </w:pPr>
            <w:r>
              <w:rPr>
                <w:sz w:val="24"/>
                <w:szCs w:val="24"/>
              </w:rPr>
              <w:t>Approver</w:t>
            </w:r>
          </w:p>
        </w:tc>
        <w:tc>
          <w:tcPr>
            <w:tcW w:w="2440" w:type="dxa"/>
          </w:tcPr>
          <w:p w14:paraId="76A1B37A" w14:textId="3BB494C9" w:rsidR="00864E72" w:rsidRPr="008743E7" w:rsidRDefault="003B458D" w:rsidP="00864E72">
            <w:pPr>
              <w:pStyle w:val="BodyText"/>
              <w:jc w:val="center"/>
              <w:rPr>
                <w:sz w:val="24"/>
                <w:szCs w:val="24"/>
              </w:rPr>
            </w:pPr>
            <w:r>
              <w:rPr>
                <w:sz w:val="24"/>
                <w:szCs w:val="24"/>
              </w:rPr>
              <w:t>0.6</w:t>
            </w:r>
          </w:p>
        </w:tc>
        <w:tc>
          <w:tcPr>
            <w:tcW w:w="2176" w:type="dxa"/>
          </w:tcPr>
          <w:p w14:paraId="16685603" w14:textId="77777777" w:rsidR="00864E72" w:rsidRPr="008743E7" w:rsidRDefault="00864E72" w:rsidP="00864E72">
            <w:pPr>
              <w:pStyle w:val="BodyText"/>
              <w:rPr>
                <w:sz w:val="24"/>
                <w:szCs w:val="24"/>
              </w:rPr>
            </w:pPr>
          </w:p>
        </w:tc>
        <w:tc>
          <w:tcPr>
            <w:tcW w:w="4339" w:type="dxa"/>
            <w:vAlign w:val="center"/>
          </w:tcPr>
          <w:p w14:paraId="2E810B76" w14:textId="54F00122" w:rsidR="00864E72" w:rsidRPr="008743E7" w:rsidRDefault="00864E72" w:rsidP="00864E72">
            <w:pPr>
              <w:pStyle w:val="BodyText"/>
              <w:rPr>
                <w:sz w:val="24"/>
                <w:szCs w:val="24"/>
              </w:rPr>
            </w:pPr>
          </w:p>
        </w:tc>
      </w:tr>
      <w:tr w:rsidR="008743E7" w:rsidRPr="008743E7" w14:paraId="431270ED" w14:textId="77777777" w:rsidTr="008743E7">
        <w:tc>
          <w:tcPr>
            <w:tcW w:w="2914" w:type="dxa"/>
            <w:vAlign w:val="center"/>
          </w:tcPr>
          <w:p w14:paraId="37834C3E" w14:textId="57F965A2" w:rsidR="008743E7" w:rsidRPr="008743E7" w:rsidRDefault="008743E7" w:rsidP="00864E72">
            <w:pPr>
              <w:pStyle w:val="BodyText"/>
              <w:rPr>
                <w:sz w:val="24"/>
                <w:szCs w:val="24"/>
              </w:rPr>
            </w:pPr>
            <w:r>
              <w:rPr>
                <w:sz w:val="24"/>
                <w:szCs w:val="24"/>
              </w:rPr>
              <w:t>Arpine Harutyunyan</w:t>
            </w:r>
          </w:p>
        </w:tc>
        <w:tc>
          <w:tcPr>
            <w:tcW w:w="2012" w:type="dxa"/>
          </w:tcPr>
          <w:p w14:paraId="4310BE0A" w14:textId="66023F41" w:rsidR="008743E7" w:rsidRDefault="008743E7" w:rsidP="00864E72">
            <w:pPr>
              <w:pStyle w:val="BodyText"/>
              <w:jc w:val="center"/>
              <w:rPr>
                <w:sz w:val="24"/>
                <w:szCs w:val="24"/>
              </w:rPr>
            </w:pPr>
            <w:r>
              <w:rPr>
                <w:sz w:val="24"/>
                <w:szCs w:val="24"/>
              </w:rPr>
              <w:t>Approver</w:t>
            </w:r>
          </w:p>
        </w:tc>
        <w:tc>
          <w:tcPr>
            <w:tcW w:w="2440" w:type="dxa"/>
          </w:tcPr>
          <w:p w14:paraId="74576577" w14:textId="040A3C7D" w:rsidR="008743E7" w:rsidRPr="008743E7" w:rsidRDefault="00314E2B" w:rsidP="003B458D">
            <w:pPr>
              <w:pStyle w:val="BodyText"/>
              <w:jc w:val="center"/>
              <w:rPr>
                <w:sz w:val="24"/>
                <w:szCs w:val="24"/>
              </w:rPr>
            </w:pPr>
            <w:r>
              <w:rPr>
                <w:sz w:val="24"/>
                <w:szCs w:val="24"/>
              </w:rPr>
              <w:t>0.</w:t>
            </w:r>
            <w:r w:rsidR="009A531B">
              <w:rPr>
                <w:sz w:val="24"/>
                <w:szCs w:val="24"/>
              </w:rPr>
              <w:t>8</w:t>
            </w:r>
          </w:p>
        </w:tc>
        <w:tc>
          <w:tcPr>
            <w:tcW w:w="2176" w:type="dxa"/>
          </w:tcPr>
          <w:p w14:paraId="57DC6C48" w14:textId="722149B5" w:rsidR="008743E7" w:rsidRPr="008743E7" w:rsidRDefault="00314E2B" w:rsidP="004471AF">
            <w:pPr>
              <w:pStyle w:val="BodyText"/>
              <w:jc w:val="center"/>
              <w:rPr>
                <w:sz w:val="24"/>
                <w:szCs w:val="24"/>
              </w:rPr>
            </w:pPr>
            <w:r>
              <w:rPr>
                <w:sz w:val="24"/>
                <w:szCs w:val="24"/>
              </w:rPr>
              <w:t>1</w:t>
            </w:r>
            <w:r w:rsidR="00B07D85">
              <w:rPr>
                <w:sz w:val="24"/>
                <w:szCs w:val="24"/>
              </w:rPr>
              <w:t>6</w:t>
            </w:r>
            <w:r>
              <w:rPr>
                <w:sz w:val="24"/>
                <w:szCs w:val="24"/>
              </w:rPr>
              <w:t>.08.18</w:t>
            </w:r>
          </w:p>
        </w:tc>
        <w:tc>
          <w:tcPr>
            <w:tcW w:w="4339" w:type="dxa"/>
            <w:vAlign w:val="center"/>
          </w:tcPr>
          <w:p w14:paraId="3E32EF48" w14:textId="77777777" w:rsidR="008743E7" w:rsidRPr="008743E7" w:rsidRDefault="008743E7" w:rsidP="00864E72">
            <w:pPr>
              <w:pStyle w:val="BodyText"/>
              <w:rPr>
                <w:sz w:val="24"/>
                <w:szCs w:val="24"/>
              </w:rPr>
            </w:pPr>
          </w:p>
        </w:tc>
      </w:tr>
      <w:tr w:rsidR="00864E72" w:rsidRPr="008743E7" w14:paraId="7E08E23F" w14:textId="77777777" w:rsidTr="008743E7">
        <w:tc>
          <w:tcPr>
            <w:tcW w:w="2914" w:type="dxa"/>
            <w:vAlign w:val="center"/>
          </w:tcPr>
          <w:p w14:paraId="4BA80D53" w14:textId="233040D3" w:rsidR="00864E72" w:rsidRPr="008743E7" w:rsidRDefault="008743E7" w:rsidP="00864E72">
            <w:pPr>
              <w:pStyle w:val="BodyText"/>
              <w:rPr>
                <w:sz w:val="24"/>
                <w:szCs w:val="24"/>
              </w:rPr>
            </w:pPr>
            <w:r>
              <w:rPr>
                <w:sz w:val="24"/>
                <w:szCs w:val="24"/>
              </w:rPr>
              <w:t>Emilia Arakelyan</w:t>
            </w:r>
          </w:p>
        </w:tc>
        <w:tc>
          <w:tcPr>
            <w:tcW w:w="2012" w:type="dxa"/>
          </w:tcPr>
          <w:p w14:paraId="4050B0A2" w14:textId="23CE1110" w:rsidR="00864E72" w:rsidRPr="008743E7" w:rsidRDefault="008743E7" w:rsidP="00864E72">
            <w:pPr>
              <w:pStyle w:val="BodyText"/>
              <w:jc w:val="center"/>
              <w:rPr>
                <w:sz w:val="24"/>
                <w:szCs w:val="24"/>
              </w:rPr>
            </w:pPr>
            <w:r>
              <w:rPr>
                <w:sz w:val="24"/>
                <w:szCs w:val="24"/>
              </w:rPr>
              <w:t>Approver</w:t>
            </w:r>
          </w:p>
        </w:tc>
        <w:tc>
          <w:tcPr>
            <w:tcW w:w="2440" w:type="dxa"/>
          </w:tcPr>
          <w:p w14:paraId="0913FFEC" w14:textId="54BA82B7" w:rsidR="00864E72" w:rsidRPr="008743E7" w:rsidRDefault="003B458D" w:rsidP="00864E72">
            <w:pPr>
              <w:pStyle w:val="BodyText"/>
              <w:jc w:val="center"/>
              <w:rPr>
                <w:sz w:val="24"/>
                <w:szCs w:val="24"/>
              </w:rPr>
            </w:pPr>
            <w:r>
              <w:rPr>
                <w:sz w:val="24"/>
                <w:szCs w:val="24"/>
              </w:rPr>
              <w:t>0.6</w:t>
            </w:r>
          </w:p>
        </w:tc>
        <w:tc>
          <w:tcPr>
            <w:tcW w:w="2176" w:type="dxa"/>
          </w:tcPr>
          <w:p w14:paraId="2DC88B66" w14:textId="77777777" w:rsidR="00864E72" w:rsidRPr="008743E7" w:rsidRDefault="00864E72" w:rsidP="00864E72">
            <w:pPr>
              <w:pStyle w:val="BodyText"/>
              <w:rPr>
                <w:sz w:val="24"/>
                <w:szCs w:val="24"/>
              </w:rPr>
            </w:pPr>
          </w:p>
        </w:tc>
        <w:tc>
          <w:tcPr>
            <w:tcW w:w="4339" w:type="dxa"/>
            <w:vAlign w:val="center"/>
          </w:tcPr>
          <w:p w14:paraId="44FB76C9" w14:textId="32A03C62" w:rsidR="00864E72" w:rsidRPr="008743E7" w:rsidRDefault="00864E72" w:rsidP="00864E72">
            <w:pPr>
              <w:pStyle w:val="BodyText"/>
              <w:rPr>
                <w:sz w:val="24"/>
                <w:szCs w:val="24"/>
              </w:rPr>
            </w:pPr>
          </w:p>
        </w:tc>
      </w:tr>
      <w:tr w:rsidR="003B458D" w:rsidRPr="008743E7" w14:paraId="1844579E" w14:textId="77777777" w:rsidTr="008743E7">
        <w:tc>
          <w:tcPr>
            <w:tcW w:w="2914" w:type="dxa"/>
            <w:vAlign w:val="center"/>
          </w:tcPr>
          <w:p w14:paraId="5050B403" w14:textId="0FC2D24B" w:rsidR="003B458D" w:rsidRDefault="003B458D" w:rsidP="003B458D">
            <w:pPr>
              <w:pStyle w:val="BodyText"/>
              <w:rPr>
                <w:sz w:val="24"/>
                <w:szCs w:val="24"/>
              </w:rPr>
            </w:pPr>
            <w:r>
              <w:rPr>
                <w:sz w:val="24"/>
                <w:szCs w:val="24"/>
              </w:rPr>
              <w:t>Shavarsh Voskanyan</w:t>
            </w:r>
          </w:p>
        </w:tc>
        <w:tc>
          <w:tcPr>
            <w:tcW w:w="2012" w:type="dxa"/>
          </w:tcPr>
          <w:p w14:paraId="4316CA08" w14:textId="6F98FDF3" w:rsidR="003B458D" w:rsidRDefault="003B458D" w:rsidP="003B458D">
            <w:pPr>
              <w:pStyle w:val="BodyText"/>
              <w:jc w:val="center"/>
              <w:rPr>
                <w:sz w:val="24"/>
                <w:szCs w:val="24"/>
              </w:rPr>
            </w:pPr>
            <w:r>
              <w:rPr>
                <w:sz w:val="24"/>
                <w:szCs w:val="24"/>
              </w:rPr>
              <w:t>Approver</w:t>
            </w:r>
          </w:p>
        </w:tc>
        <w:tc>
          <w:tcPr>
            <w:tcW w:w="2440" w:type="dxa"/>
          </w:tcPr>
          <w:p w14:paraId="5C5160CF" w14:textId="6FE61E2C" w:rsidR="003B458D" w:rsidRPr="008743E7" w:rsidRDefault="003B458D" w:rsidP="003B458D">
            <w:pPr>
              <w:pStyle w:val="BodyText"/>
              <w:jc w:val="center"/>
              <w:rPr>
                <w:sz w:val="24"/>
                <w:szCs w:val="24"/>
              </w:rPr>
            </w:pPr>
            <w:r w:rsidRPr="002F071E">
              <w:rPr>
                <w:sz w:val="24"/>
                <w:szCs w:val="24"/>
              </w:rPr>
              <w:t>0.6</w:t>
            </w:r>
          </w:p>
        </w:tc>
        <w:tc>
          <w:tcPr>
            <w:tcW w:w="2176" w:type="dxa"/>
          </w:tcPr>
          <w:p w14:paraId="38FBBF1D" w14:textId="77777777" w:rsidR="003B458D" w:rsidRPr="008743E7" w:rsidRDefault="003B458D" w:rsidP="003B458D">
            <w:pPr>
              <w:pStyle w:val="BodyText"/>
              <w:rPr>
                <w:sz w:val="24"/>
                <w:szCs w:val="24"/>
              </w:rPr>
            </w:pPr>
          </w:p>
        </w:tc>
        <w:tc>
          <w:tcPr>
            <w:tcW w:w="4339" w:type="dxa"/>
            <w:vAlign w:val="center"/>
          </w:tcPr>
          <w:p w14:paraId="2CDF942D" w14:textId="77777777" w:rsidR="003B458D" w:rsidRPr="008743E7" w:rsidRDefault="003B458D" w:rsidP="003B458D">
            <w:pPr>
              <w:pStyle w:val="BodyText"/>
              <w:rPr>
                <w:sz w:val="24"/>
                <w:szCs w:val="24"/>
              </w:rPr>
            </w:pPr>
          </w:p>
        </w:tc>
      </w:tr>
      <w:tr w:rsidR="003B458D" w:rsidRPr="008743E7" w14:paraId="26D11465" w14:textId="77777777" w:rsidTr="008743E7">
        <w:tc>
          <w:tcPr>
            <w:tcW w:w="2914" w:type="dxa"/>
            <w:vAlign w:val="center"/>
          </w:tcPr>
          <w:p w14:paraId="303950C4" w14:textId="48E7EA47" w:rsidR="003B458D" w:rsidRDefault="003B458D" w:rsidP="003B458D">
            <w:pPr>
              <w:pStyle w:val="BodyText"/>
              <w:rPr>
                <w:sz w:val="24"/>
                <w:szCs w:val="24"/>
              </w:rPr>
            </w:pPr>
            <w:r>
              <w:rPr>
                <w:sz w:val="24"/>
                <w:szCs w:val="24"/>
              </w:rPr>
              <w:t>Artur Hambardzumyan</w:t>
            </w:r>
          </w:p>
        </w:tc>
        <w:tc>
          <w:tcPr>
            <w:tcW w:w="2012" w:type="dxa"/>
          </w:tcPr>
          <w:p w14:paraId="21DC4659" w14:textId="7E1520DB" w:rsidR="003B458D" w:rsidRDefault="003B458D" w:rsidP="003B458D">
            <w:pPr>
              <w:pStyle w:val="BodyText"/>
              <w:jc w:val="center"/>
              <w:rPr>
                <w:sz w:val="24"/>
                <w:szCs w:val="24"/>
              </w:rPr>
            </w:pPr>
            <w:r>
              <w:rPr>
                <w:sz w:val="24"/>
                <w:szCs w:val="24"/>
              </w:rPr>
              <w:t>Approver</w:t>
            </w:r>
          </w:p>
        </w:tc>
        <w:tc>
          <w:tcPr>
            <w:tcW w:w="2440" w:type="dxa"/>
          </w:tcPr>
          <w:p w14:paraId="1A838154" w14:textId="6A208441" w:rsidR="003B458D" w:rsidRPr="008743E7" w:rsidRDefault="003B458D" w:rsidP="003B458D">
            <w:pPr>
              <w:pStyle w:val="BodyText"/>
              <w:jc w:val="center"/>
              <w:rPr>
                <w:sz w:val="24"/>
                <w:szCs w:val="24"/>
              </w:rPr>
            </w:pPr>
            <w:r w:rsidRPr="002F071E">
              <w:rPr>
                <w:sz w:val="24"/>
                <w:szCs w:val="24"/>
              </w:rPr>
              <w:t>0.6</w:t>
            </w:r>
          </w:p>
        </w:tc>
        <w:tc>
          <w:tcPr>
            <w:tcW w:w="2176" w:type="dxa"/>
          </w:tcPr>
          <w:p w14:paraId="42052172" w14:textId="77777777" w:rsidR="003B458D" w:rsidRPr="008743E7" w:rsidRDefault="003B458D" w:rsidP="003B458D">
            <w:pPr>
              <w:pStyle w:val="BodyText"/>
              <w:rPr>
                <w:sz w:val="24"/>
                <w:szCs w:val="24"/>
              </w:rPr>
            </w:pPr>
          </w:p>
        </w:tc>
        <w:tc>
          <w:tcPr>
            <w:tcW w:w="4339" w:type="dxa"/>
            <w:vAlign w:val="center"/>
          </w:tcPr>
          <w:p w14:paraId="59E0F984" w14:textId="77777777" w:rsidR="003B458D" w:rsidRPr="008743E7" w:rsidRDefault="003B458D" w:rsidP="003B458D">
            <w:pPr>
              <w:pStyle w:val="BodyText"/>
              <w:rPr>
                <w:sz w:val="24"/>
                <w:szCs w:val="24"/>
              </w:rPr>
            </w:pPr>
          </w:p>
        </w:tc>
      </w:tr>
      <w:tr w:rsidR="003B458D" w:rsidRPr="008743E7" w14:paraId="12560C16" w14:textId="77777777" w:rsidTr="008743E7">
        <w:tc>
          <w:tcPr>
            <w:tcW w:w="2914" w:type="dxa"/>
            <w:vAlign w:val="center"/>
          </w:tcPr>
          <w:p w14:paraId="7035ADCB" w14:textId="764ECD2D" w:rsidR="003B458D" w:rsidRDefault="003B458D" w:rsidP="003B458D">
            <w:pPr>
              <w:pStyle w:val="BodyText"/>
              <w:rPr>
                <w:sz w:val="24"/>
                <w:szCs w:val="24"/>
              </w:rPr>
            </w:pPr>
            <w:r>
              <w:rPr>
                <w:sz w:val="24"/>
                <w:szCs w:val="24"/>
              </w:rPr>
              <w:t>Andranik Barseghyan</w:t>
            </w:r>
          </w:p>
        </w:tc>
        <w:tc>
          <w:tcPr>
            <w:tcW w:w="2012" w:type="dxa"/>
          </w:tcPr>
          <w:p w14:paraId="565936F0" w14:textId="4D87ADA3" w:rsidR="003B458D" w:rsidRDefault="003B458D" w:rsidP="003B458D">
            <w:pPr>
              <w:pStyle w:val="BodyText"/>
              <w:jc w:val="center"/>
              <w:rPr>
                <w:sz w:val="24"/>
                <w:szCs w:val="24"/>
              </w:rPr>
            </w:pPr>
            <w:r>
              <w:rPr>
                <w:sz w:val="24"/>
                <w:szCs w:val="24"/>
              </w:rPr>
              <w:t>Approver</w:t>
            </w:r>
          </w:p>
        </w:tc>
        <w:tc>
          <w:tcPr>
            <w:tcW w:w="2440" w:type="dxa"/>
          </w:tcPr>
          <w:p w14:paraId="379D6822" w14:textId="7C7E9EA1" w:rsidR="003B458D" w:rsidRPr="008743E7" w:rsidRDefault="003B458D" w:rsidP="003B458D">
            <w:pPr>
              <w:pStyle w:val="BodyText"/>
              <w:jc w:val="center"/>
              <w:rPr>
                <w:sz w:val="24"/>
                <w:szCs w:val="24"/>
              </w:rPr>
            </w:pPr>
            <w:r w:rsidRPr="002F071E">
              <w:rPr>
                <w:sz w:val="24"/>
                <w:szCs w:val="24"/>
              </w:rPr>
              <w:t>0.6</w:t>
            </w:r>
          </w:p>
        </w:tc>
        <w:tc>
          <w:tcPr>
            <w:tcW w:w="2176" w:type="dxa"/>
          </w:tcPr>
          <w:p w14:paraId="2CB0BD1D" w14:textId="77777777" w:rsidR="003B458D" w:rsidRPr="008743E7" w:rsidRDefault="003B458D" w:rsidP="003B458D">
            <w:pPr>
              <w:pStyle w:val="BodyText"/>
              <w:rPr>
                <w:sz w:val="24"/>
                <w:szCs w:val="24"/>
              </w:rPr>
            </w:pPr>
          </w:p>
        </w:tc>
        <w:tc>
          <w:tcPr>
            <w:tcW w:w="4339" w:type="dxa"/>
            <w:vAlign w:val="center"/>
          </w:tcPr>
          <w:p w14:paraId="1353D66F" w14:textId="77777777" w:rsidR="003B458D" w:rsidRPr="008743E7" w:rsidRDefault="003B458D" w:rsidP="003B458D">
            <w:pPr>
              <w:pStyle w:val="BodyText"/>
              <w:rPr>
                <w:sz w:val="24"/>
                <w:szCs w:val="24"/>
              </w:rPr>
            </w:pPr>
          </w:p>
        </w:tc>
      </w:tr>
      <w:tr w:rsidR="008743E7" w:rsidRPr="008743E7" w14:paraId="5502E4FC" w14:textId="77777777" w:rsidTr="008743E7">
        <w:tc>
          <w:tcPr>
            <w:tcW w:w="2914" w:type="dxa"/>
            <w:vAlign w:val="center"/>
          </w:tcPr>
          <w:p w14:paraId="5B051A0F" w14:textId="22C24C23" w:rsidR="008743E7" w:rsidRDefault="008743E7" w:rsidP="00864E72">
            <w:pPr>
              <w:pStyle w:val="BodyText"/>
              <w:rPr>
                <w:sz w:val="24"/>
                <w:szCs w:val="24"/>
              </w:rPr>
            </w:pPr>
            <w:r>
              <w:rPr>
                <w:sz w:val="24"/>
                <w:szCs w:val="24"/>
              </w:rPr>
              <w:t>Karen Karamyan</w:t>
            </w:r>
          </w:p>
        </w:tc>
        <w:tc>
          <w:tcPr>
            <w:tcW w:w="2012" w:type="dxa"/>
          </w:tcPr>
          <w:p w14:paraId="6DC59028" w14:textId="1D923269" w:rsidR="008743E7" w:rsidRDefault="008743E7" w:rsidP="00864E72">
            <w:pPr>
              <w:pStyle w:val="BodyText"/>
              <w:jc w:val="center"/>
              <w:rPr>
                <w:sz w:val="24"/>
                <w:szCs w:val="24"/>
              </w:rPr>
            </w:pPr>
            <w:r>
              <w:rPr>
                <w:sz w:val="24"/>
                <w:szCs w:val="24"/>
              </w:rPr>
              <w:t>Reviewer</w:t>
            </w:r>
          </w:p>
        </w:tc>
        <w:tc>
          <w:tcPr>
            <w:tcW w:w="2440" w:type="dxa"/>
          </w:tcPr>
          <w:p w14:paraId="4F383F26" w14:textId="0215A197" w:rsidR="008743E7" w:rsidRPr="008743E7" w:rsidRDefault="003B458D" w:rsidP="00275DE9">
            <w:pPr>
              <w:pStyle w:val="BodyText"/>
              <w:jc w:val="center"/>
              <w:rPr>
                <w:sz w:val="24"/>
                <w:szCs w:val="24"/>
              </w:rPr>
            </w:pPr>
            <w:r>
              <w:rPr>
                <w:sz w:val="24"/>
                <w:szCs w:val="24"/>
              </w:rPr>
              <w:t>0.6</w:t>
            </w:r>
          </w:p>
        </w:tc>
        <w:tc>
          <w:tcPr>
            <w:tcW w:w="2176" w:type="dxa"/>
          </w:tcPr>
          <w:p w14:paraId="3BDB6EF2" w14:textId="563AFBD6" w:rsidR="008743E7" w:rsidRPr="008743E7" w:rsidRDefault="00275DE9" w:rsidP="00275DE9">
            <w:pPr>
              <w:pStyle w:val="BodyText"/>
              <w:jc w:val="center"/>
              <w:rPr>
                <w:sz w:val="24"/>
                <w:szCs w:val="24"/>
              </w:rPr>
            </w:pPr>
            <w:r>
              <w:rPr>
                <w:sz w:val="24"/>
                <w:szCs w:val="24"/>
              </w:rPr>
              <w:t>08.08.18</w:t>
            </w:r>
          </w:p>
        </w:tc>
        <w:tc>
          <w:tcPr>
            <w:tcW w:w="4339" w:type="dxa"/>
            <w:vAlign w:val="center"/>
          </w:tcPr>
          <w:p w14:paraId="6C3C0118" w14:textId="77777777" w:rsidR="008743E7" w:rsidRPr="008743E7" w:rsidRDefault="008743E7" w:rsidP="00275DE9">
            <w:pPr>
              <w:pStyle w:val="BodyText"/>
              <w:jc w:val="center"/>
              <w:rPr>
                <w:sz w:val="24"/>
                <w:szCs w:val="24"/>
              </w:rPr>
            </w:pPr>
          </w:p>
        </w:tc>
      </w:tr>
      <w:tr w:rsidR="00275DE9" w:rsidRPr="008743E7" w14:paraId="05D12C1B" w14:textId="77777777" w:rsidTr="008743E7">
        <w:tc>
          <w:tcPr>
            <w:tcW w:w="2914" w:type="dxa"/>
            <w:vAlign w:val="center"/>
          </w:tcPr>
          <w:p w14:paraId="4ED06BFF" w14:textId="3AF8A6DC" w:rsidR="00275DE9" w:rsidRDefault="00275DE9" w:rsidP="00275DE9">
            <w:pPr>
              <w:pStyle w:val="BodyText"/>
              <w:rPr>
                <w:sz w:val="24"/>
                <w:szCs w:val="24"/>
              </w:rPr>
            </w:pPr>
            <w:r>
              <w:rPr>
                <w:sz w:val="24"/>
                <w:szCs w:val="24"/>
              </w:rPr>
              <w:t>Meri Aslanyan</w:t>
            </w:r>
          </w:p>
        </w:tc>
        <w:tc>
          <w:tcPr>
            <w:tcW w:w="2012" w:type="dxa"/>
          </w:tcPr>
          <w:p w14:paraId="2CCBEA28" w14:textId="70BD9B13" w:rsidR="00275DE9" w:rsidRDefault="00275DE9" w:rsidP="00275DE9">
            <w:pPr>
              <w:pStyle w:val="BodyText"/>
              <w:jc w:val="center"/>
              <w:rPr>
                <w:sz w:val="24"/>
                <w:szCs w:val="24"/>
              </w:rPr>
            </w:pPr>
            <w:r>
              <w:rPr>
                <w:sz w:val="24"/>
                <w:szCs w:val="24"/>
              </w:rPr>
              <w:t>Reviewer</w:t>
            </w:r>
          </w:p>
        </w:tc>
        <w:tc>
          <w:tcPr>
            <w:tcW w:w="2440" w:type="dxa"/>
          </w:tcPr>
          <w:p w14:paraId="25E2D62D" w14:textId="33DA02EA" w:rsidR="00275DE9" w:rsidRPr="008743E7" w:rsidRDefault="00275DE9" w:rsidP="00275DE9">
            <w:pPr>
              <w:pStyle w:val="BodyText"/>
              <w:jc w:val="center"/>
              <w:rPr>
                <w:sz w:val="24"/>
                <w:szCs w:val="24"/>
              </w:rPr>
            </w:pPr>
            <w:r w:rsidRPr="002149C2">
              <w:rPr>
                <w:sz w:val="24"/>
                <w:szCs w:val="24"/>
              </w:rPr>
              <w:t>0.2</w:t>
            </w:r>
          </w:p>
        </w:tc>
        <w:tc>
          <w:tcPr>
            <w:tcW w:w="2176" w:type="dxa"/>
          </w:tcPr>
          <w:p w14:paraId="0A3F476E" w14:textId="388E7170" w:rsidR="00275DE9" w:rsidRPr="008743E7" w:rsidRDefault="00275DE9" w:rsidP="00275DE9">
            <w:pPr>
              <w:pStyle w:val="BodyText"/>
              <w:jc w:val="center"/>
              <w:rPr>
                <w:sz w:val="24"/>
                <w:szCs w:val="24"/>
              </w:rPr>
            </w:pPr>
            <w:r>
              <w:rPr>
                <w:sz w:val="24"/>
                <w:szCs w:val="24"/>
              </w:rPr>
              <w:t>08.08.18</w:t>
            </w:r>
          </w:p>
        </w:tc>
        <w:tc>
          <w:tcPr>
            <w:tcW w:w="4339" w:type="dxa"/>
            <w:vAlign w:val="center"/>
          </w:tcPr>
          <w:p w14:paraId="38A3FA96" w14:textId="77777777" w:rsidR="00275DE9" w:rsidRPr="008743E7" w:rsidRDefault="00275DE9" w:rsidP="00275DE9">
            <w:pPr>
              <w:pStyle w:val="BodyText"/>
              <w:jc w:val="center"/>
              <w:rPr>
                <w:sz w:val="24"/>
                <w:szCs w:val="24"/>
              </w:rPr>
            </w:pPr>
          </w:p>
        </w:tc>
      </w:tr>
      <w:tr w:rsidR="00275DE9" w:rsidRPr="008743E7" w14:paraId="3712E3A7" w14:textId="77777777" w:rsidTr="008743E7">
        <w:tc>
          <w:tcPr>
            <w:tcW w:w="2914" w:type="dxa"/>
            <w:vAlign w:val="center"/>
          </w:tcPr>
          <w:p w14:paraId="10DEAC76" w14:textId="727A9E81" w:rsidR="00275DE9" w:rsidRPr="008743E7" w:rsidRDefault="00275DE9" w:rsidP="00275DE9">
            <w:pPr>
              <w:pStyle w:val="BodyText"/>
              <w:rPr>
                <w:sz w:val="24"/>
                <w:szCs w:val="24"/>
              </w:rPr>
            </w:pPr>
            <w:r>
              <w:rPr>
                <w:sz w:val="24"/>
                <w:szCs w:val="24"/>
              </w:rPr>
              <w:t>Arpine Mayilyan</w:t>
            </w:r>
          </w:p>
        </w:tc>
        <w:tc>
          <w:tcPr>
            <w:tcW w:w="2012" w:type="dxa"/>
          </w:tcPr>
          <w:p w14:paraId="587AECD4" w14:textId="4EB0952F" w:rsidR="00275DE9" w:rsidRPr="008743E7" w:rsidRDefault="00275DE9" w:rsidP="00275DE9">
            <w:pPr>
              <w:pStyle w:val="BodyText"/>
              <w:jc w:val="center"/>
              <w:rPr>
                <w:sz w:val="24"/>
                <w:szCs w:val="24"/>
              </w:rPr>
            </w:pPr>
            <w:r>
              <w:rPr>
                <w:sz w:val="24"/>
                <w:szCs w:val="24"/>
              </w:rPr>
              <w:t>Reviewer</w:t>
            </w:r>
          </w:p>
        </w:tc>
        <w:tc>
          <w:tcPr>
            <w:tcW w:w="2440" w:type="dxa"/>
          </w:tcPr>
          <w:p w14:paraId="498AF02D" w14:textId="12E4C2A6" w:rsidR="00275DE9" w:rsidRPr="008743E7" w:rsidRDefault="003B458D" w:rsidP="00275DE9">
            <w:pPr>
              <w:pStyle w:val="BodyText"/>
              <w:jc w:val="center"/>
              <w:rPr>
                <w:sz w:val="24"/>
                <w:szCs w:val="24"/>
              </w:rPr>
            </w:pPr>
            <w:r>
              <w:rPr>
                <w:sz w:val="24"/>
                <w:szCs w:val="24"/>
              </w:rPr>
              <w:t>0.6</w:t>
            </w:r>
          </w:p>
        </w:tc>
        <w:tc>
          <w:tcPr>
            <w:tcW w:w="2176" w:type="dxa"/>
          </w:tcPr>
          <w:p w14:paraId="55263B48" w14:textId="4BA2AA35" w:rsidR="00275DE9" w:rsidRPr="008743E7" w:rsidRDefault="00275DE9" w:rsidP="00275DE9">
            <w:pPr>
              <w:pStyle w:val="BodyText"/>
              <w:jc w:val="center"/>
              <w:rPr>
                <w:sz w:val="24"/>
                <w:szCs w:val="24"/>
              </w:rPr>
            </w:pPr>
            <w:r>
              <w:rPr>
                <w:sz w:val="24"/>
                <w:szCs w:val="24"/>
              </w:rPr>
              <w:t>08.08.18</w:t>
            </w:r>
          </w:p>
        </w:tc>
        <w:tc>
          <w:tcPr>
            <w:tcW w:w="4339" w:type="dxa"/>
            <w:vAlign w:val="center"/>
          </w:tcPr>
          <w:p w14:paraId="3B2289F2" w14:textId="483949E7" w:rsidR="00275DE9" w:rsidRPr="008743E7" w:rsidRDefault="00275DE9" w:rsidP="00275DE9">
            <w:pPr>
              <w:pStyle w:val="BodyText"/>
              <w:jc w:val="center"/>
              <w:rPr>
                <w:sz w:val="24"/>
                <w:szCs w:val="24"/>
              </w:rPr>
            </w:pPr>
          </w:p>
        </w:tc>
      </w:tr>
      <w:tr w:rsidR="00275DE9" w:rsidRPr="008743E7" w14:paraId="3E4E2E64" w14:textId="77777777" w:rsidTr="008743E7">
        <w:tc>
          <w:tcPr>
            <w:tcW w:w="2914" w:type="dxa"/>
            <w:vAlign w:val="center"/>
          </w:tcPr>
          <w:p w14:paraId="61CF5990" w14:textId="27A701CB" w:rsidR="00275DE9" w:rsidRDefault="00275DE9" w:rsidP="00275DE9">
            <w:pPr>
              <w:pStyle w:val="BodyText"/>
              <w:rPr>
                <w:sz w:val="24"/>
                <w:szCs w:val="24"/>
              </w:rPr>
            </w:pPr>
            <w:r>
              <w:rPr>
                <w:sz w:val="24"/>
                <w:szCs w:val="24"/>
              </w:rPr>
              <w:t>Armine Bakhshyan</w:t>
            </w:r>
          </w:p>
        </w:tc>
        <w:tc>
          <w:tcPr>
            <w:tcW w:w="2012" w:type="dxa"/>
          </w:tcPr>
          <w:p w14:paraId="6AABCB3E" w14:textId="29073A86" w:rsidR="00275DE9" w:rsidRDefault="00275DE9" w:rsidP="00275DE9">
            <w:pPr>
              <w:pStyle w:val="BodyText"/>
              <w:jc w:val="center"/>
              <w:rPr>
                <w:sz w:val="24"/>
                <w:szCs w:val="24"/>
              </w:rPr>
            </w:pPr>
            <w:r>
              <w:rPr>
                <w:sz w:val="24"/>
                <w:szCs w:val="24"/>
              </w:rPr>
              <w:t>Reviewer</w:t>
            </w:r>
          </w:p>
        </w:tc>
        <w:tc>
          <w:tcPr>
            <w:tcW w:w="2440" w:type="dxa"/>
          </w:tcPr>
          <w:p w14:paraId="5BA0F2DF" w14:textId="3FF6EA81" w:rsidR="00275DE9" w:rsidRPr="008743E7" w:rsidRDefault="00275DE9" w:rsidP="00275DE9">
            <w:pPr>
              <w:pStyle w:val="BodyText"/>
              <w:jc w:val="center"/>
              <w:rPr>
                <w:sz w:val="24"/>
                <w:szCs w:val="24"/>
              </w:rPr>
            </w:pPr>
            <w:r w:rsidRPr="002149C2">
              <w:rPr>
                <w:sz w:val="24"/>
                <w:szCs w:val="24"/>
              </w:rPr>
              <w:t>0.2</w:t>
            </w:r>
          </w:p>
        </w:tc>
        <w:tc>
          <w:tcPr>
            <w:tcW w:w="2176" w:type="dxa"/>
          </w:tcPr>
          <w:p w14:paraId="48923DB0" w14:textId="3A6888E6" w:rsidR="00275DE9" w:rsidRPr="008743E7" w:rsidRDefault="00275DE9" w:rsidP="00275DE9">
            <w:pPr>
              <w:pStyle w:val="BodyText"/>
              <w:jc w:val="center"/>
              <w:rPr>
                <w:sz w:val="24"/>
                <w:szCs w:val="24"/>
              </w:rPr>
            </w:pPr>
            <w:r>
              <w:rPr>
                <w:sz w:val="24"/>
                <w:szCs w:val="24"/>
              </w:rPr>
              <w:t>08.08.18</w:t>
            </w:r>
          </w:p>
        </w:tc>
        <w:tc>
          <w:tcPr>
            <w:tcW w:w="4339" w:type="dxa"/>
            <w:vAlign w:val="center"/>
          </w:tcPr>
          <w:p w14:paraId="2D555943" w14:textId="77777777" w:rsidR="00275DE9" w:rsidRPr="008743E7" w:rsidRDefault="00275DE9" w:rsidP="00275DE9">
            <w:pPr>
              <w:pStyle w:val="BodyText"/>
              <w:jc w:val="center"/>
              <w:rPr>
                <w:sz w:val="24"/>
                <w:szCs w:val="24"/>
              </w:rPr>
            </w:pPr>
          </w:p>
        </w:tc>
      </w:tr>
      <w:tr w:rsidR="00275DE9" w:rsidRPr="008743E7" w14:paraId="4B4BAD61" w14:textId="77777777" w:rsidTr="008743E7">
        <w:tc>
          <w:tcPr>
            <w:tcW w:w="2914" w:type="dxa"/>
            <w:vAlign w:val="center"/>
          </w:tcPr>
          <w:p w14:paraId="4285FCAB" w14:textId="3B297AAE" w:rsidR="00275DE9" w:rsidRDefault="00275DE9" w:rsidP="00275DE9">
            <w:pPr>
              <w:pStyle w:val="BodyText"/>
              <w:rPr>
                <w:sz w:val="24"/>
                <w:szCs w:val="24"/>
              </w:rPr>
            </w:pPr>
            <w:r>
              <w:rPr>
                <w:sz w:val="24"/>
                <w:szCs w:val="24"/>
              </w:rPr>
              <w:t>Hayk Danielyan</w:t>
            </w:r>
          </w:p>
        </w:tc>
        <w:tc>
          <w:tcPr>
            <w:tcW w:w="2012" w:type="dxa"/>
          </w:tcPr>
          <w:p w14:paraId="293B1459" w14:textId="297FFA85" w:rsidR="00275DE9" w:rsidRDefault="00275DE9" w:rsidP="00275DE9">
            <w:pPr>
              <w:pStyle w:val="BodyText"/>
              <w:jc w:val="center"/>
              <w:rPr>
                <w:sz w:val="24"/>
                <w:szCs w:val="24"/>
              </w:rPr>
            </w:pPr>
            <w:r>
              <w:rPr>
                <w:sz w:val="24"/>
                <w:szCs w:val="24"/>
              </w:rPr>
              <w:t>Reviewer</w:t>
            </w:r>
          </w:p>
        </w:tc>
        <w:tc>
          <w:tcPr>
            <w:tcW w:w="2440" w:type="dxa"/>
          </w:tcPr>
          <w:p w14:paraId="5A886735" w14:textId="7E8F3040" w:rsidR="00275DE9" w:rsidRPr="008743E7" w:rsidRDefault="00275DE9" w:rsidP="00275DE9">
            <w:pPr>
              <w:pStyle w:val="BodyText"/>
              <w:jc w:val="center"/>
              <w:rPr>
                <w:sz w:val="24"/>
                <w:szCs w:val="24"/>
              </w:rPr>
            </w:pPr>
            <w:r w:rsidRPr="002149C2">
              <w:rPr>
                <w:sz w:val="24"/>
                <w:szCs w:val="24"/>
              </w:rPr>
              <w:t>0.2</w:t>
            </w:r>
          </w:p>
        </w:tc>
        <w:tc>
          <w:tcPr>
            <w:tcW w:w="2176" w:type="dxa"/>
          </w:tcPr>
          <w:p w14:paraId="3DEC4408" w14:textId="5758AAA2" w:rsidR="00275DE9" w:rsidRPr="008743E7" w:rsidRDefault="00275DE9" w:rsidP="00275DE9">
            <w:pPr>
              <w:pStyle w:val="BodyText"/>
              <w:jc w:val="center"/>
              <w:rPr>
                <w:sz w:val="24"/>
                <w:szCs w:val="24"/>
              </w:rPr>
            </w:pPr>
            <w:r>
              <w:rPr>
                <w:sz w:val="24"/>
                <w:szCs w:val="24"/>
              </w:rPr>
              <w:t>08.08.18</w:t>
            </w:r>
          </w:p>
        </w:tc>
        <w:tc>
          <w:tcPr>
            <w:tcW w:w="4339" w:type="dxa"/>
            <w:vAlign w:val="center"/>
          </w:tcPr>
          <w:p w14:paraId="2BFAB056" w14:textId="77777777" w:rsidR="00275DE9" w:rsidRPr="008743E7" w:rsidRDefault="00275DE9" w:rsidP="00275DE9">
            <w:pPr>
              <w:pStyle w:val="BodyText"/>
              <w:jc w:val="center"/>
              <w:rPr>
                <w:sz w:val="24"/>
                <w:szCs w:val="24"/>
              </w:rPr>
            </w:pPr>
          </w:p>
        </w:tc>
      </w:tr>
    </w:tbl>
    <w:p w14:paraId="649DD88D" w14:textId="6A5656F3" w:rsidR="00D74795" w:rsidRDefault="00D74795" w:rsidP="00D74795">
      <w:pPr>
        <w:pStyle w:val="CustomStyle"/>
      </w:pPr>
      <w:r>
        <w:br w:type="page"/>
      </w:r>
    </w:p>
    <w:p w14:paraId="7AAAE5B1" w14:textId="5FB95925" w:rsidR="00782BFE" w:rsidRPr="00AD1FB6" w:rsidRDefault="00782BFE" w:rsidP="008D2381">
      <w:pPr>
        <w:pStyle w:val="CustomStyle"/>
        <w:rPr>
          <w:rFonts w:asciiTheme="minorHAnsi" w:hAnsiTheme="minorHAnsi"/>
        </w:rPr>
      </w:pPr>
      <w:bookmarkStart w:id="10" w:name="_Toc525144664"/>
      <w:r w:rsidRPr="00AD1FB6">
        <w:rPr>
          <w:rFonts w:asciiTheme="minorHAnsi" w:hAnsiTheme="minorHAnsi"/>
        </w:rPr>
        <w:lastRenderedPageBreak/>
        <w:t>Project Description</w:t>
      </w:r>
      <w:bookmarkEnd w:id="10"/>
    </w:p>
    <w:p w14:paraId="6FB6273B" w14:textId="654C92CE" w:rsidR="006264B0" w:rsidRPr="00AD1FB6" w:rsidRDefault="006264B0" w:rsidP="0075650A">
      <w:pPr>
        <w:pStyle w:val="Heading2"/>
        <w:rPr>
          <w:rFonts w:asciiTheme="minorHAnsi" w:hAnsiTheme="minorHAnsi"/>
        </w:rPr>
      </w:pPr>
      <w:bookmarkStart w:id="11" w:name="_Toc525144665"/>
      <w:r w:rsidRPr="00AD1FB6">
        <w:rPr>
          <w:rFonts w:asciiTheme="minorHAnsi" w:hAnsiTheme="minorHAnsi"/>
        </w:rPr>
        <w:t>Background</w:t>
      </w:r>
      <w:bookmarkEnd w:id="11"/>
    </w:p>
    <w:p w14:paraId="2250808E" w14:textId="77777777" w:rsidR="00970158" w:rsidRPr="00AD1FB6" w:rsidRDefault="00601027" w:rsidP="0075650A">
      <w:pPr>
        <w:pStyle w:val="ListBullet2"/>
        <w:numPr>
          <w:ilvl w:val="0"/>
          <w:numId w:val="9"/>
        </w:numPr>
        <w:spacing w:line="276" w:lineRule="auto"/>
        <w:rPr>
          <w:rFonts w:asciiTheme="minorHAnsi" w:hAnsiTheme="minorHAnsi"/>
        </w:rPr>
      </w:pPr>
      <w:r w:rsidRPr="00AD1FB6">
        <w:rPr>
          <w:rFonts w:asciiTheme="minorHAnsi" w:hAnsiTheme="minorHAnsi"/>
        </w:rPr>
        <w:t>Based on Ameriabank</w:t>
      </w:r>
      <w:r w:rsidR="00BC2A3C" w:rsidRPr="00AD1FB6">
        <w:rPr>
          <w:rFonts w:asciiTheme="minorHAnsi" w:hAnsiTheme="minorHAnsi"/>
        </w:rPr>
        <w:t xml:space="preserve">’s </w:t>
      </w:r>
      <w:r w:rsidRPr="00AD1FB6">
        <w:rPr>
          <w:rFonts w:asciiTheme="minorHAnsi" w:hAnsiTheme="minorHAnsi"/>
        </w:rPr>
        <w:t xml:space="preserve">digital strategy and constant need to improve customer experience with the Bank, as well as the success of Personal </w:t>
      </w:r>
      <w:r w:rsidR="00BC2A3C" w:rsidRPr="00AD1FB6">
        <w:rPr>
          <w:rFonts w:asciiTheme="minorHAnsi" w:hAnsiTheme="minorHAnsi"/>
        </w:rPr>
        <w:t>O</w:t>
      </w:r>
      <w:r w:rsidRPr="00AD1FB6">
        <w:rPr>
          <w:rFonts w:asciiTheme="minorHAnsi" w:hAnsiTheme="minorHAnsi"/>
        </w:rPr>
        <w:t xml:space="preserve">nline </w:t>
      </w:r>
      <w:r w:rsidR="00BC2A3C" w:rsidRPr="00AD1FB6">
        <w:rPr>
          <w:rFonts w:asciiTheme="minorHAnsi" w:hAnsiTheme="minorHAnsi"/>
        </w:rPr>
        <w:t>L</w:t>
      </w:r>
      <w:r w:rsidRPr="00AD1FB6">
        <w:rPr>
          <w:rFonts w:asciiTheme="minorHAnsi" w:hAnsiTheme="minorHAnsi"/>
        </w:rPr>
        <w:t xml:space="preserve">ending </w:t>
      </w:r>
      <w:r w:rsidR="00BC2A3C" w:rsidRPr="00AD1FB6">
        <w:rPr>
          <w:rFonts w:asciiTheme="minorHAnsi" w:hAnsiTheme="minorHAnsi"/>
        </w:rPr>
        <w:t>A</w:t>
      </w:r>
      <w:r w:rsidRPr="00AD1FB6">
        <w:rPr>
          <w:rFonts w:asciiTheme="minorHAnsi" w:hAnsiTheme="minorHAnsi"/>
        </w:rPr>
        <w:t xml:space="preserve">pplication, it has been decided to build </w:t>
      </w:r>
      <w:r w:rsidR="00BC2A3C" w:rsidRPr="00AD1FB6">
        <w:rPr>
          <w:rFonts w:asciiTheme="minorHAnsi" w:hAnsiTheme="minorHAnsi"/>
        </w:rPr>
        <w:t>o</w:t>
      </w:r>
      <w:r w:rsidRPr="00AD1FB6">
        <w:rPr>
          <w:rFonts w:asciiTheme="minorHAnsi" w:hAnsiTheme="minorHAnsi"/>
        </w:rPr>
        <w:t>nline lending platform for small and medium businesses.</w:t>
      </w:r>
      <w:r w:rsidR="00BC2A3C" w:rsidRPr="00AD1FB6">
        <w:rPr>
          <w:rFonts w:asciiTheme="minorHAnsi" w:hAnsiTheme="minorHAnsi"/>
        </w:rPr>
        <w:t xml:space="preserve"> </w:t>
      </w:r>
    </w:p>
    <w:p w14:paraId="4F2DD292" w14:textId="4CFB8B6F" w:rsidR="00782BFE" w:rsidRPr="00AD1FB6" w:rsidRDefault="00782BFE" w:rsidP="0075650A">
      <w:pPr>
        <w:pStyle w:val="Heading2"/>
        <w:rPr>
          <w:rFonts w:asciiTheme="minorHAnsi" w:hAnsiTheme="minorHAnsi"/>
        </w:rPr>
      </w:pPr>
      <w:bookmarkStart w:id="12" w:name="_Toc525144666"/>
      <w:r w:rsidRPr="00AD1FB6">
        <w:rPr>
          <w:rFonts w:asciiTheme="minorHAnsi" w:hAnsiTheme="minorHAnsi"/>
        </w:rPr>
        <w:t>Goal</w:t>
      </w:r>
      <w:bookmarkEnd w:id="12"/>
    </w:p>
    <w:p w14:paraId="0B98424A" w14:textId="77777777" w:rsidR="00970158" w:rsidRPr="00AD1FB6" w:rsidRDefault="00BB7E8E" w:rsidP="0075650A">
      <w:pPr>
        <w:pStyle w:val="ListBullet2"/>
        <w:numPr>
          <w:ilvl w:val="0"/>
          <w:numId w:val="9"/>
        </w:numPr>
        <w:spacing w:line="276" w:lineRule="auto"/>
        <w:rPr>
          <w:rFonts w:asciiTheme="minorHAnsi" w:hAnsiTheme="minorHAnsi"/>
        </w:rPr>
      </w:pPr>
      <w:r w:rsidRPr="00AD1FB6">
        <w:rPr>
          <w:rFonts w:asciiTheme="minorHAnsi" w:hAnsiTheme="minorHAnsi"/>
        </w:rPr>
        <w:t>Create online lending platform for small and medium business</w:t>
      </w:r>
      <w:r w:rsidR="00601027" w:rsidRPr="00AD1FB6">
        <w:rPr>
          <w:rFonts w:asciiTheme="minorHAnsi" w:hAnsiTheme="minorHAnsi"/>
        </w:rPr>
        <w:t>es</w:t>
      </w:r>
      <w:r w:rsidRPr="00AD1FB6">
        <w:rPr>
          <w:rFonts w:asciiTheme="minorHAnsi" w:hAnsiTheme="minorHAnsi"/>
        </w:rPr>
        <w:t xml:space="preserve"> with the aim of providing customers opportunity to experience end-to-end automated lending process, where certain criteria are met</w:t>
      </w:r>
      <w:r w:rsidR="00952738" w:rsidRPr="00AD1FB6">
        <w:rPr>
          <w:rFonts w:asciiTheme="minorHAnsi" w:hAnsiTheme="minorHAnsi"/>
        </w:rPr>
        <w:t>,</w:t>
      </w:r>
      <w:r w:rsidRPr="00AD1FB6">
        <w:rPr>
          <w:rFonts w:asciiTheme="minorHAnsi" w:hAnsiTheme="minorHAnsi"/>
        </w:rPr>
        <w:t xml:space="preserve"> or provide collaboration platform</w:t>
      </w:r>
      <w:r w:rsidR="00952738" w:rsidRPr="00AD1FB6">
        <w:rPr>
          <w:rFonts w:asciiTheme="minorHAnsi" w:hAnsiTheme="minorHAnsi"/>
        </w:rPr>
        <w:t xml:space="preserve"> between Bank and customer, if automated lending is not possible. </w:t>
      </w:r>
      <w:r w:rsidRPr="00AD1FB6">
        <w:rPr>
          <w:rFonts w:asciiTheme="minorHAnsi" w:hAnsiTheme="minorHAnsi"/>
        </w:rPr>
        <w:t xml:space="preserve"> </w:t>
      </w:r>
    </w:p>
    <w:p w14:paraId="2BF40F4B" w14:textId="6920FD55" w:rsidR="00782BFE" w:rsidRPr="00AD1FB6" w:rsidRDefault="00782BFE" w:rsidP="0075650A">
      <w:pPr>
        <w:pStyle w:val="Heading2"/>
        <w:rPr>
          <w:rFonts w:asciiTheme="minorHAnsi" w:hAnsiTheme="minorHAnsi"/>
        </w:rPr>
      </w:pPr>
      <w:bookmarkStart w:id="13" w:name="_Toc525144667"/>
      <w:r w:rsidRPr="00AD1FB6">
        <w:rPr>
          <w:rFonts w:asciiTheme="minorHAnsi" w:hAnsiTheme="minorHAnsi"/>
        </w:rPr>
        <w:t>Objectives</w:t>
      </w:r>
      <w:bookmarkEnd w:id="13"/>
    </w:p>
    <w:p w14:paraId="69466617" w14:textId="77777777" w:rsidR="00970158" w:rsidRPr="00AD1FB6" w:rsidRDefault="00BB7E8E" w:rsidP="0075650A">
      <w:pPr>
        <w:pStyle w:val="ListBullet2"/>
        <w:numPr>
          <w:ilvl w:val="0"/>
          <w:numId w:val="9"/>
        </w:numPr>
        <w:spacing w:line="276" w:lineRule="auto"/>
        <w:rPr>
          <w:rFonts w:asciiTheme="minorHAnsi" w:hAnsiTheme="minorHAnsi"/>
          <w:bCs/>
        </w:rPr>
      </w:pPr>
      <w:r w:rsidRPr="00AD1FB6">
        <w:rPr>
          <w:rFonts w:asciiTheme="minorHAnsi" w:hAnsiTheme="minorHAnsi"/>
        </w:rPr>
        <w:t xml:space="preserve">Be </w:t>
      </w:r>
      <w:r w:rsidRPr="00AD1FB6">
        <w:rPr>
          <w:rFonts w:asciiTheme="minorHAnsi" w:hAnsiTheme="minorHAnsi"/>
          <w:bCs/>
        </w:rPr>
        <w:t>number one</w:t>
      </w:r>
      <w:r w:rsidRPr="00AD1FB6">
        <w:rPr>
          <w:rFonts w:asciiTheme="minorHAnsi" w:hAnsiTheme="minorHAnsi"/>
        </w:rPr>
        <w:t xml:space="preserve"> among Armenian banks by creating an online platform for SME lending and strengthening positions as </w:t>
      </w:r>
      <w:r w:rsidRPr="00AD1FB6">
        <w:rPr>
          <w:rFonts w:asciiTheme="minorHAnsi" w:hAnsiTheme="minorHAnsi"/>
          <w:bCs/>
        </w:rPr>
        <w:t>digital bank</w:t>
      </w:r>
    </w:p>
    <w:p w14:paraId="1BB2EA19" w14:textId="77777777" w:rsidR="00970158" w:rsidRPr="00AD1FB6" w:rsidRDefault="00BB7E8E" w:rsidP="0075650A">
      <w:pPr>
        <w:pStyle w:val="ListBullet2"/>
        <w:numPr>
          <w:ilvl w:val="0"/>
          <w:numId w:val="9"/>
        </w:numPr>
        <w:spacing w:line="276" w:lineRule="auto"/>
        <w:rPr>
          <w:rFonts w:asciiTheme="minorHAnsi" w:hAnsiTheme="minorHAnsi"/>
        </w:rPr>
      </w:pPr>
      <w:r w:rsidRPr="00AD1FB6">
        <w:rPr>
          <w:rFonts w:asciiTheme="minorHAnsi" w:hAnsiTheme="minorHAnsi"/>
        </w:rPr>
        <w:t>Implement an economically effective micro lending model based on automated decision-making and lending</w:t>
      </w:r>
    </w:p>
    <w:p w14:paraId="513A15F8" w14:textId="77777777" w:rsidR="00970158" w:rsidRPr="00AD1FB6" w:rsidRDefault="00BB7E8E" w:rsidP="0075650A">
      <w:pPr>
        <w:pStyle w:val="ListBullet2"/>
        <w:numPr>
          <w:ilvl w:val="0"/>
          <w:numId w:val="9"/>
        </w:numPr>
        <w:spacing w:line="276" w:lineRule="auto"/>
        <w:rPr>
          <w:rFonts w:asciiTheme="minorHAnsi" w:hAnsiTheme="minorHAnsi"/>
        </w:rPr>
      </w:pPr>
      <w:r w:rsidRPr="00AD1FB6">
        <w:rPr>
          <w:rFonts w:asciiTheme="minorHAnsi" w:hAnsiTheme="minorHAnsi"/>
          <w:bCs/>
        </w:rPr>
        <w:t xml:space="preserve">Increase market share in micro and small business lending </w:t>
      </w:r>
      <w:r w:rsidRPr="00AD1FB6">
        <w:rPr>
          <w:rFonts w:asciiTheme="minorHAnsi" w:hAnsiTheme="minorHAnsi"/>
        </w:rPr>
        <w:t>by expanding customer outreach and offering extra opportunities to existing customers</w:t>
      </w:r>
    </w:p>
    <w:p w14:paraId="3C4DD1F8" w14:textId="77777777" w:rsidR="00970158" w:rsidRPr="00AD1FB6" w:rsidRDefault="00BB7E8E" w:rsidP="0075650A">
      <w:pPr>
        <w:pStyle w:val="ListBullet2"/>
        <w:numPr>
          <w:ilvl w:val="0"/>
          <w:numId w:val="9"/>
        </w:numPr>
        <w:spacing w:line="276" w:lineRule="auto"/>
        <w:rPr>
          <w:rFonts w:asciiTheme="minorHAnsi" w:hAnsiTheme="minorHAnsi"/>
        </w:rPr>
      </w:pPr>
      <w:r w:rsidRPr="00AD1FB6">
        <w:rPr>
          <w:rFonts w:asciiTheme="minorHAnsi" w:hAnsiTheme="minorHAnsi"/>
        </w:rPr>
        <w:t>Increase effectiveness of small and medium business lending processes  </w:t>
      </w:r>
    </w:p>
    <w:p w14:paraId="386DCCF8" w14:textId="7BDB1744" w:rsidR="00782BFE" w:rsidRPr="00AD1FB6" w:rsidRDefault="00782BFE" w:rsidP="0075650A">
      <w:pPr>
        <w:pStyle w:val="CustomStyle"/>
        <w:rPr>
          <w:rFonts w:asciiTheme="minorHAnsi" w:hAnsiTheme="minorHAnsi"/>
        </w:rPr>
      </w:pPr>
      <w:bookmarkStart w:id="14" w:name="_Toc525144668"/>
      <w:r w:rsidRPr="00AD1FB6">
        <w:rPr>
          <w:rFonts w:asciiTheme="minorHAnsi" w:hAnsiTheme="minorHAnsi"/>
        </w:rPr>
        <w:t>Scope</w:t>
      </w:r>
      <w:bookmarkEnd w:id="14"/>
    </w:p>
    <w:p w14:paraId="0CD24A99" w14:textId="7A84744B" w:rsidR="00782BFE" w:rsidRPr="00AD1FB6" w:rsidRDefault="00782BFE" w:rsidP="0075650A">
      <w:pPr>
        <w:pStyle w:val="Heading2"/>
        <w:rPr>
          <w:rFonts w:asciiTheme="minorHAnsi" w:hAnsiTheme="minorHAnsi"/>
        </w:rPr>
      </w:pPr>
      <w:bookmarkStart w:id="15" w:name="_Toc525144669"/>
      <w:r w:rsidRPr="00AD1FB6">
        <w:rPr>
          <w:rFonts w:asciiTheme="minorHAnsi" w:hAnsiTheme="minorHAnsi"/>
        </w:rPr>
        <w:t>In-Scope</w:t>
      </w:r>
      <w:bookmarkEnd w:id="15"/>
    </w:p>
    <w:p w14:paraId="2C6F91A9" w14:textId="77777777" w:rsidR="00970158" w:rsidRPr="00AD1FB6" w:rsidRDefault="00782BFE" w:rsidP="0075650A">
      <w:pPr>
        <w:pStyle w:val="BodyText"/>
      </w:pPr>
      <w:r w:rsidRPr="00AD1FB6">
        <w:t>Scope includes</w:t>
      </w:r>
      <w:r w:rsidR="00A66094" w:rsidRPr="00AD1FB6">
        <w:t>:</w:t>
      </w:r>
      <w:r w:rsidRPr="00AD1FB6">
        <w:t xml:space="preserve"> </w:t>
      </w:r>
    </w:p>
    <w:p w14:paraId="0E73F915" w14:textId="77777777" w:rsidR="00970158" w:rsidRPr="00AD1FB6" w:rsidRDefault="00C82A59" w:rsidP="0075650A">
      <w:pPr>
        <w:pStyle w:val="ListBullet2"/>
        <w:numPr>
          <w:ilvl w:val="0"/>
          <w:numId w:val="9"/>
        </w:numPr>
        <w:spacing w:line="276" w:lineRule="auto"/>
        <w:rPr>
          <w:rFonts w:asciiTheme="minorHAnsi" w:hAnsiTheme="minorHAnsi"/>
        </w:rPr>
      </w:pPr>
      <w:r w:rsidRPr="00AD1FB6">
        <w:rPr>
          <w:rFonts w:asciiTheme="minorHAnsi" w:hAnsiTheme="minorHAnsi"/>
        </w:rPr>
        <w:t>Online loan application</w:t>
      </w:r>
    </w:p>
    <w:p w14:paraId="09F4A796" w14:textId="77777777" w:rsidR="00970158" w:rsidRPr="00AD1FB6" w:rsidRDefault="000E4163" w:rsidP="0075650A">
      <w:pPr>
        <w:pStyle w:val="ListBullet2"/>
        <w:numPr>
          <w:ilvl w:val="0"/>
          <w:numId w:val="9"/>
        </w:numPr>
        <w:spacing w:line="276" w:lineRule="auto"/>
        <w:rPr>
          <w:rFonts w:asciiTheme="minorHAnsi" w:hAnsiTheme="minorHAnsi"/>
        </w:rPr>
      </w:pPr>
      <w:r w:rsidRPr="00AD1FB6">
        <w:rPr>
          <w:rFonts w:asciiTheme="minorHAnsi" w:hAnsiTheme="minorHAnsi"/>
        </w:rPr>
        <w:t>Customer online screening and scoring</w:t>
      </w:r>
    </w:p>
    <w:p w14:paraId="39A4ACC8" w14:textId="77777777" w:rsidR="00970158" w:rsidRPr="00AD1FB6" w:rsidRDefault="000E4163" w:rsidP="0075650A">
      <w:pPr>
        <w:pStyle w:val="ListBullet2"/>
        <w:numPr>
          <w:ilvl w:val="0"/>
          <w:numId w:val="9"/>
        </w:numPr>
        <w:spacing w:line="276" w:lineRule="auto"/>
        <w:rPr>
          <w:rFonts w:asciiTheme="minorHAnsi" w:hAnsiTheme="minorHAnsi"/>
        </w:rPr>
      </w:pPr>
      <w:r w:rsidRPr="00AD1FB6">
        <w:rPr>
          <w:rFonts w:asciiTheme="minorHAnsi" w:hAnsiTheme="minorHAnsi"/>
        </w:rPr>
        <w:t>Loan origination workflow decision (automatic or manual)</w:t>
      </w:r>
    </w:p>
    <w:p w14:paraId="7F352364" w14:textId="77777777" w:rsidR="00970158" w:rsidRPr="00AD1FB6" w:rsidRDefault="005B4A65" w:rsidP="0075650A">
      <w:pPr>
        <w:pStyle w:val="ListBullet2"/>
        <w:numPr>
          <w:ilvl w:val="0"/>
          <w:numId w:val="9"/>
        </w:numPr>
        <w:spacing w:line="276" w:lineRule="auto"/>
        <w:rPr>
          <w:rFonts w:asciiTheme="minorHAnsi" w:hAnsiTheme="minorHAnsi"/>
        </w:rPr>
      </w:pPr>
      <w:r w:rsidRPr="00AD1FB6">
        <w:rPr>
          <w:rFonts w:asciiTheme="minorHAnsi" w:hAnsiTheme="minorHAnsi"/>
        </w:rPr>
        <w:t xml:space="preserve">Loan origination workflow </w:t>
      </w:r>
      <w:r w:rsidR="000E4163" w:rsidRPr="00AD1FB6">
        <w:rPr>
          <w:rFonts w:asciiTheme="minorHAnsi" w:hAnsiTheme="minorHAnsi"/>
        </w:rPr>
        <w:t xml:space="preserve">through </w:t>
      </w:r>
      <w:r w:rsidRPr="00AD1FB6">
        <w:rPr>
          <w:rFonts w:asciiTheme="minorHAnsi" w:hAnsiTheme="minorHAnsi"/>
        </w:rPr>
        <w:t>automatic processing</w:t>
      </w:r>
    </w:p>
    <w:p w14:paraId="526BCF5D" w14:textId="77777777" w:rsidR="00970158" w:rsidRPr="00AD1FB6" w:rsidRDefault="000E4163" w:rsidP="0075650A">
      <w:pPr>
        <w:pStyle w:val="ListBullet3"/>
        <w:numPr>
          <w:ilvl w:val="1"/>
          <w:numId w:val="9"/>
        </w:numPr>
        <w:spacing w:line="276" w:lineRule="auto"/>
        <w:rPr>
          <w:rFonts w:asciiTheme="minorHAnsi" w:hAnsiTheme="minorHAnsi"/>
        </w:rPr>
      </w:pPr>
      <w:r w:rsidRPr="00AD1FB6">
        <w:rPr>
          <w:rFonts w:asciiTheme="minorHAnsi" w:hAnsiTheme="minorHAnsi"/>
        </w:rPr>
        <w:t>Loan approval based on defined criteria</w:t>
      </w:r>
    </w:p>
    <w:p w14:paraId="2BF505E5" w14:textId="77777777" w:rsidR="00970158" w:rsidRPr="00AD1FB6" w:rsidRDefault="000E4163" w:rsidP="0075650A">
      <w:pPr>
        <w:pStyle w:val="ListBullet3"/>
        <w:numPr>
          <w:ilvl w:val="1"/>
          <w:numId w:val="9"/>
        </w:numPr>
        <w:spacing w:line="276" w:lineRule="auto"/>
        <w:rPr>
          <w:rFonts w:asciiTheme="minorHAnsi" w:hAnsiTheme="minorHAnsi"/>
        </w:rPr>
      </w:pPr>
      <w:r w:rsidRPr="00AD1FB6">
        <w:rPr>
          <w:rFonts w:asciiTheme="minorHAnsi" w:hAnsiTheme="minorHAnsi"/>
        </w:rPr>
        <w:t>Customer verification</w:t>
      </w:r>
    </w:p>
    <w:p w14:paraId="1CE704A0" w14:textId="77777777" w:rsidR="00970158" w:rsidRPr="00AD1FB6" w:rsidRDefault="000E4163" w:rsidP="0075650A">
      <w:pPr>
        <w:pStyle w:val="ListBullet3"/>
        <w:numPr>
          <w:ilvl w:val="1"/>
          <w:numId w:val="9"/>
        </w:numPr>
        <w:spacing w:line="276" w:lineRule="auto"/>
        <w:rPr>
          <w:rFonts w:asciiTheme="minorHAnsi" w:hAnsiTheme="minorHAnsi"/>
        </w:rPr>
      </w:pPr>
      <w:r w:rsidRPr="00AD1FB6">
        <w:rPr>
          <w:rFonts w:asciiTheme="minorHAnsi" w:hAnsiTheme="minorHAnsi"/>
        </w:rPr>
        <w:t>Loan/guarantee agreement generation and signing</w:t>
      </w:r>
    </w:p>
    <w:p w14:paraId="2829B833" w14:textId="77777777" w:rsidR="00970158" w:rsidRPr="00AD1FB6" w:rsidRDefault="000E4163" w:rsidP="0075650A">
      <w:pPr>
        <w:pStyle w:val="ListBullet3"/>
        <w:numPr>
          <w:ilvl w:val="1"/>
          <w:numId w:val="9"/>
        </w:numPr>
        <w:spacing w:line="276" w:lineRule="auto"/>
        <w:rPr>
          <w:rFonts w:asciiTheme="minorHAnsi" w:hAnsiTheme="minorHAnsi"/>
        </w:rPr>
      </w:pPr>
      <w:r w:rsidRPr="00AD1FB6">
        <w:rPr>
          <w:rFonts w:asciiTheme="minorHAnsi" w:hAnsiTheme="minorHAnsi"/>
        </w:rPr>
        <w:t>Loan transaction processing</w:t>
      </w:r>
    </w:p>
    <w:p w14:paraId="186FF61E" w14:textId="77777777" w:rsidR="00970158" w:rsidRPr="00AD1FB6" w:rsidRDefault="000E4163" w:rsidP="0075650A">
      <w:pPr>
        <w:pStyle w:val="ListBullet2"/>
        <w:numPr>
          <w:ilvl w:val="0"/>
          <w:numId w:val="9"/>
        </w:numPr>
        <w:spacing w:line="276" w:lineRule="auto"/>
        <w:rPr>
          <w:rFonts w:asciiTheme="minorHAnsi" w:hAnsiTheme="minorHAnsi"/>
        </w:rPr>
      </w:pPr>
      <w:r w:rsidRPr="00AD1FB6">
        <w:rPr>
          <w:rFonts w:asciiTheme="minorHAnsi" w:hAnsiTheme="minorHAnsi"/>
        </w:rPr>
        <w:lastRenderedPageBreak/>
        <w:t>Online correspondence between Customer and Bank with regards to loan manual processing</w:t>
      </w:r>
      <w:r w:rsidR="00C82A59" w:rsidRPr="00AD1FB6">
        <w:rPr>
          <w:rFonts w:asciiTheme="minorHAnsi" w:hAnsiTheme="minorHAnsi"/>
        </w:rPr>
        <w:t>, including:</w:t>
      </w:r>
    </w:p>
    <w:p w14:paraId="634EE1E3" w14:textId="77777777" w:rsidR="00970158" w:rsidRPr="00AD1FB6" w:rsidRDefault="00C82A59" w:rsidP="0075650A">
      <w:pPr>
        <w:pStyle w:val="ListBullet3"/>
        <w:numPr>
          <w:ilvl w:val="1"/>
          <w:numId w:val="9"/>
        </w:numPr>
        <w:spacing w:line="276" w:lineRule="auto"/>
        <w:rPr>
          <w:rFonts w:asciiTheme="minorHAnsi" w:hAnsiTheme="minorHAnsi"/>
        </w:rPr>
      </w:pPr>
      <w:r w:rsidRPr="00AD1FB6">
        <w:rPr>
          <w:rFonts w:asciiTheme="minorHAnsi" w:hAnsiTheme="minorHAnsi"/>
        </w:rPr>
        <w:t>Message exchange</w:t>
      </w:r>
    </w:p>
    <w:p w14:paraId="054403D2" w14:textId="77777777" w:rsidR="00970158" w:rsidRPr="00AD1FB6" w:rsidRDefault="00C82A59" w:rsidP="0075650A">
      <w:pPr>
        <w:pStyle w:val="ListBullet3"/>
        <w:numPr>
          <w:ilvl w:val="1"/>
          <w:numId w:val="9"/>
        </w:numPr>
        <w:spacing w:line="276" w:lineRule="auto"/>
        <w:rPr>
          <w:rFonts w:asciiTheme="minorHAnsi" w:hAnsiTheme="minorHAnsi"/>
        </w:rPr>
      </w:pPr>
      <w:r w:rsidRPr="00AD1FB6">
        <w:rPr>
          <w:rFonts w:asciiTheme="minorHAnsi" w:hAnsiTheme="minorHAnsi"/>
        </w:rPr>
        <w:t>File exchange</w:t>
      </w:r>
    </w:p>
    <w:p w14:paraId="1E6328CF" w14:textId="77777777" w:rsidR="00970158" w:rsidRPr="00AD1FB6" w:rsidRDefault="00F11817" w:rsidP="0075650A">
      <w:pPr>
        <w:pStyle w:val="ListBullet2"/>
        <w:numPr>
          <w:ilvl w:val="0"/>
          <w:numId w:val="9"/>
        </w:numPr>
        <w:spacing w:line="276" w:lineRule="auto"/>
        <w:rPr>
          <w:rFonts w:asciiTheme="minorHAnsi" w:hAnsiTheme="minorHAnsi"/>
        </w:rPr>
      </w:pPr>
      <w:r w:rsidRPr="00AD1FB6">
        <w:rPr>
          <w:rFonts w:asciiTheme="minorHAnsi" w:hAnsiTheme="minorHAnsi"/>
        </w:rPr>
        <w:t>Integration with ArmSoft</w:t>
      </w:r>
      <w:r w:rsidR="00C82A59" w:rsidRPr="00AD1FB6">
        <w:rPr>
          <w:rFonts w:asciiTheme="minorHAnsi" w:hAnsiTheme="minorHAnsi"/>
        </w:rPr>
        <w:t xml:space="preserve"> and </w:t>
      </w:r>
      <w:r w:rsidR="00B079BC" w:rsidRPr="00AD1FB6">
        <w:rPr>
          <w:rFonts w:asciiTheme="minorHAnsi" w:hAnsiTheme="minorHAnsi"/>
        </w:rPr>
        <w:t xml:space="preserve">SME </w:t>
      </w:r>
      <w:r w:rsidR="00C82A59" w:rsidRPr="00AD1FB6">
        <w:rPr>
          <w:rFonts w:asciiTheme="minorHAnsi" w:hAnsiTheme="minorHAnsi"/>
        </w:rPr>
        <w:t>customer scoring application</w:t>
      </w:r>
      <w:r w:rsidR="00EA35CE" w:rsidRPr="00AD1FB6">
        <w:rPr>
          <w:rFonts w:asciiTheme="minorHAnsi" w:hAnsiTheme="minorHAnsi"/>
        </w:rPr>
        <w:t xml:space="preserve"> (custom developed application based on Python, owned by RMC)</w:t>
      </w:r>
    </w:p>
    <w:p w14:paraId="6147ACAC" w14:textId="77777777" w:rsidR="00970158" w:rsidRPr="00AD1FB6" w:rsidRDefault="00C82A59" w:rsidP="0075650A">
      <w:pPr>
        <w:pStyle w:val="ListBullet2"/>
        <w:numPr>
          <w:ilvl w:val="0"/>
          <w:numId w:val="9"/>
        </w:numPr>
        <w:spacing w:line="276" w:lineRule="auto"/>
        <w:rPr>
          <w:rFonts w:asciiTheme="minorHAnsi" w:hAnsiTheme="minorHAnsi"/>
        </w:rPr>
      </w:pPr>
      <w:r w:rsidRPr="00AD1FB6">
        <w:rPr>
          <w:rFonts w:asciiTheme="minorHAnsi" w:hAnsiTheme="minorHAnsi"/>
        </w:rPr>
        <w:t xml:space="preserve">Integration with ACRA, Nork Agency, </w:t>
      </w:r>
      <w:r w:rsidR="0084747E" w:rsidRPr="00AD1FB6">
        <w:rPr>
          <w:rFonts w:asciiTheme="minorHAnsi" w:hAnsiTheme="minorHAnsi"/>
        </w:rPr>
        <w:t>EKENG/</w:t>
      </w:r>
      <w:r w:rsidRPr="00AD1FB6">
        <w:rPr>
          <w:rFonts w:asciiTheme="minorHAnsi" w:hAnsiTheme="minorHAnsi"/>
        </w:rPr>
        <w:t>State Registry</w:t>
      </w:r>
    </w:p>
    <w:p w14:paraId="5414E2F6" w14:textId="77777777" w:rsidR="00970158" w:rsidRPr="00AD1FB6" w:rsidRDefault="00C82A59" w:rsidP="0075650A">
      <w:pPr>
        <w:pStyle w:val="ListBullet2"/>
        <w:numPr>
          <w:ilvl w:val="0"/>
          <w:numId w:val="9"/>
        </w:numPr>
        <w:spacing w:line="276" w:lineRule="auto"/>
        <w:rPr>
          <w:rFonts w:asciiTheme="minorHAnsi" w:hAnsiTheme="minorHAnsi"/>
        </w:rPr>
      </w:pPr>
      <w:r w:rsidRPr="00AD1FB6">
        <w:rPr>
          <w:rFonts w:asciiTheme="minorHAnsi" w:hAnsiTheme="minorHAnsi"/>
        </w:rPr>
        <w:t>Integration with Customer ID verification tools</w:t>
      </w:r>
    </w:p>
    <w:p w14:paraId="1690A749" w14:textId="471C5F00" w:rsidR="00A66094" w:rsidRPr="00AD1FB6" w:rsidRDefault="00CF225B" w:rsidP="0075650A">
      <w:pPr>
        <w:pStyle w:val="Heading2"/>
        <w:rPr>
          <w:rFonts w:asciiTheme="minorHAnsi" w:hAnsiTheme="minorHAnsi"/>
        </w:rPr>
      </w:pPr>
      <w:bookmarkStart w:id="16" w:name="_Toc525144670"/>
      <w:r w:rsidRPr="00AD1FB6">
        <w:rPr>
          <w:rFonts w:asciiTheme="minorHAnsi" w:hAnsiTheme="minorHAnsi"/>
        </w:rPr>
        <w:t>Out-of-</w:t>
      </w:r>
      <w:r w:rsidR="00782BFE" w:rsidRPr="00AD1FB6">
        <w:rPr>
          <w:rFonts w:asciiTheme="minorHAnsi" w:hAnsiTheme="minorHAnsi"/>
        </w:rPr>
        <w:t>Scope</w:t>
      </w:r>
      <w:bookmarkEnd w:id="16"/>
    </w:p>
    <w:p w14:paraId="531103A4" w14:textId="77777777" w:rsidR="00970158" w:rsidRPr="00AD1FB6" w:rsidRDefault="00A66094" w:rsidP="0075650A">
      <w:pPr>
        <w:pStyle w:val="BodyText"/>
      </w:pPr>
      <w:r w:rsidRPr="00AD1FB6">
        <w:t>The following is out of scope, which could be prioritized for later development:</w:t>
      </w:r>
    </w:p>
    <w:p w14:paraId="0B2AE666" w14:textId="77777777" w:rsidR="00970158" w:rsidRPr="00AD1FB6" w:rsidRDefault="009649DB" w:rsidP="0075650A">
      <w:pPr>
        <w:pStyle w:val="ListBullet2"/>
        <w:numPr>
          <w:ilvl w:val="0"/>
          <w:numId w:val="9"/>
        </w:numPr>
        <w:spacing w:line="276" w:lineRule="auto"/>
        <w:rPr>
          <w:rFonts w:asciiTheme="minorHAnsi" w:hAnsiTheme="minorHAnsi"/>
        </w:rPr>
      </w:pPr>
      <w:r w:rsidRPr="00AD1FB6">
        <w:rPr>
          <w:rFonts w:asciiTheme="minorHAnsi" w:hAnsiTheme="minorHAnsi"/>
        </w:rPr>
        <w:t xml:space="preserve">Loan origination workflow for manual loan processing. This is in-scope of MS Dynamics CRM implementation project. For this project, it is only required to provide solution of </w:t>
      </w:r>
      <w:r w:rsidR="009C54BC" w:rsidRPr="00AD1FB6">
        <w:rPr>
          <w:rFonts w:asciiTheme="minorHAnsi" w:hAnsiTheme="minorHAnsi"/>
        </w:rPr>
        <w:t>correspondence</w:t>
      </w:r>
      <w:r w:rsidR="00F11817" w:rsidRPr="00AD1FB6">
        <w:rPr>
          <w:rFonts w:asciiTheme="minorHAnsi" w:hAnsiTheme="minorHAnsi"/>
        </w:rPr>
        <w:t xml:space="preserve"> (including message and file exchange)</w:t>
      </w:r>
      <w:r w:rsidR="009C54BC" w:rsidRPr="00AD1FB6">
        <w:rPr>
          <w:rFonts w:asciiTheme="minorHAnsi" w:hAnsiTheme="minorHAnsi"/>
        </w:rPr>
        <w:t xml:space="preserve"> between the customer and the Bank with regards to each loan.</w:t>
      </w:r>
    </w:p>
    <w:p w14:paraId="27752677" w14:textId="77777777" w:rsidR="00970158" w:rsidRPr="00AD1FB6" w:rsidRDefault="00474070" w:rsidP="0075650A">
      <w:pPr>
        <w:pStyle w:val="ListBullet3"/>
        <w:numPr>
          <w:ilvl w:val="1"/>
          <w:numId w:val="9"/>
        </w:numPr>
        <w:spacing w:line="276" w:lineRule="auto"/>
        <w:rPr>
          <w:rFonts w:asciiTheme="minorHAnsi" w:hAnsiTheme="minorHAnsi"/>
        </w:rPr>
      </w:pPr>
      <w:r w:rsidRPr="00AD1FB6">
        <w:rPr>
          <w:rFonts w:asciiTheme="minorHAnsi" w:hAnsiTheme="minorHAnsi"/>
        </w:rPr>
        <w:t>More sophisticated collaboration tool</w:t>
      </w:r>
      <w:r w:rsidR="004C7AFA" w:rsidRPr="00AD1FB6">
        <w:rPr>
          <w:rFonts w:asciiTheme="minorHAnsi" w:hAnsiTheme="minorHAnsi"/>
        </w:rPr>
        <w:t xml:space="preserve"> between the customer and the Bank</w:t>
      </w:r>
      <w:r w:rsidRPr="00AD1FB6">
        <w:rPr>
          <w:rFonts w:asciiTheme="minorHAnsi" w:hAnsiTheme="minorHAnsi"/>
        </w:rPr>
        <w:t>, including o</w:t>
      </w:r>
      <w:r w:rsidR="00BA76A3" w:rsidRPr="00AD1FB6">
        <w:rPr>
          <w:rFonts w:asciiTheme="minorHAnsi" w:hAnsiTheme="minorHAnsi"/>
        </w:rPr>
        <w:t>nline scheduling module</w:t>
      </w:r>
      <w:r w:rsidR="004C7AFA" w:rsidRPr="00AD1FB6">
        <w:rPr>
          <w:rFonts w:asciiTheme="minorHAnsi" w:hAnsiTheme="minorHAnsi"/>
        </w:rPr>
        <w:t xml:space="preserve"> etc.</w:t>
      </w:r>
      <w:r w:rsidR="00BA76A3" w:rsidRPr="00AD1FB6">
        <w:rPr>
          <w:rFonts w:asciiTheme="minorHAnsi" w:hAnsiTheme="minorHAnsi"/>
        </w:rPr>
        <w:t xml:space="preserve"> will be implemented</w:t>
      </w:r>
      <w:r w:rsidR="00450F9E" w:rsidRPr="00AD1FB6">
        <w:rPr>
          <w:rFonts w:asciiTheme="minorHAnsi" w:hAnsiTheme="minorHAnsi"/>
        </w:rPr>
        <w:t xml:space="preserve">/developed </w:t>
      </w:r>
      <w:r w:rsidR="00BA76A3" w:rsidRPr="00AD1FB6">
        <w:rPr>
          <w:rFonts w:asciiTheme="minorHAnsi" w:hAnsiTheme="minorHAnsi"/>
        </w:rPr>
        <w:t>during second stage.</w:t>
      </w:r>
    </w:p>
    <w:p w14:paraId="545A972B" w14:textId="77777777" w:rsidR="00970158" w:rsidRPr="00AD1FB6" w:rsidRDefault="009C54BC" w:rsidP="0075650A">
      <w:pPr>
        <w:pStyle w:val="ListBullet2"/>
        <w:numPr>
          <w:ilvl w:val="0"/>
          <w:numId w:val="9"/>
        </w:numPr>
        <w:spacing w:line="276" w:lineRule="auto"/>
        <w:rPr>
          <w:rFonts w:asciiTheme="minorHAnsi" w:hAnsiTheme="minorHAnsi"/>
        </w:rPr>
      </w:pPr>
      <w:r w:rsidRPr="00AD1FB6">
        <w:rPr>
          <w:rFonts w:asciiTheme="minorHAnsi" w:hAnsiTheme="minorHAnsi"/>
        </w:rPr>
        <w:t>User interface for Bank staff. Only web-based user interface for customers will be built. Working environment of Bank staff will be ArmSoft, which should be enhanced, if required.</w:t>
      </w:r>
    </w:p>
    <w:p w14:paraId="155C9D57" w14:textId="77777777" w:rsidR="00970158" w:rsidRPr="00AD1FB6" w:rsidRDefault="00BA76A3" w:rsidP="0075650A">
      <w:pPr>
        <w:pStyle w:val="ListBullet2"/>
        <w:numPr>
          <w:ilvl w:val="0"/>
          <w:numId w:val="9"/>
        </w:numPr>
        <w:spacing w:line="276" w:lineRule="auto"/>
        <w:rPr>
          <w:rFonts w:asciiTheme="minorHAnsi" w:hAnsiTheme="minorHAnsi"/>
        </w:rPr>
      </w:pPr>
      <w:r w:rsidRPr="00AD1FB6">
        <w:rPr>
          <w:rFonts w:asciiTheme="minorHAnsi" w:hAnsiTheme="minorHAnsi"/>
        </w:rPr>
        <w:t xml:space="preserve">Integration with Tax Service will be done at </w:t>
      </w:r>
      <w:r w:rsidR="0084747E" w:rsidRPr="00AD1FB6">
        <w:rPr>
          <w:rFonts w:asciiTheme="minorHAnsi" w:hAnsiTheme="minorHAnsi"/>
        </w:rPr>
        <w:t>second</w:t>
      </w:r>
      <w:r w:rsidR="00474070" w:rsidRPr="00AD1FB6">
        <w:rPr>
          <w:rFonts w:asciiTheme="minorHAnsi" w:hAnsiTheme="minorHAnsi"/>
        </w:rPr>
        <w:t xml:space="preserve"> </w:t>
      </w:r>
      <w:r w:rsidRPr="00AD1FB6">
        <w:rPr>
          <w:rFonts w:asciiTheme="minorHAnsi" w:hAnsiTheme="minorHAnsi"/>
        </w:rPr>
        <w:t xml:space="preserve">stage, when Tax Service is technically ready. </w:t>
      </w:r>
    </w:p>
    <w:p w14:paraId="121FD6E0" w14:textId="77777777" w:rsidR="00970158" w:rsidRPr="00AD1FB6" w:rsidRDefault="00F12B8A" w:rsidP="0075650A">
      <w:pPr>
        <w:pStyle w:val="ListBullet2"/>
        <w:numPr>
          <w:ilvl w:val="0"/>
          <w:numId w:val="9"/>
        </w:numPr>
        <w:spacing w:line="276" w:lineRule="auto"/>
        <w:rPr>
          <w:rFonts w:asciiTheme="minorHAnsi" w:hAnsiTheme="minorHAnsi"/>
        </w:rPr>
      </w:pPr>
      <w:r w:rsidRPr="00AD1FB6">
        <w:rPr>
          <w:rFonts w:asciiTheme="minorHAnsi" w:hAnsiTheme="minorHAnsi"/>
        </w:rPr>
        <w:t xml:space="preserve">Universal </w:t>
      </w:r>
      <w:r w:rsidR="00450F9E" w:rsidRPr="00AD1FB6">
        <w:rPr>
          <w:rFonts w:asciiTheme="minorHAnsi" w:hAnsiTheme="minorHAnsi"/>
        </w:rPr>
        <w:t>decision-making</w:t>
      </w:r>
      <w:r w:rsidRPr="00AD1FB6">
        <w:rPr>
          <w:rFonts w:asciiTheme="minorHAnsi" w:hAnsiTheme="minorHAnsi"/>
        </w:rPr>
        <w:t xml:space="preserve"> model </w:t>
      </w:r>
      <w:r w:rsidR="00BA76A3" w:rsidRPr="00AD1FB6">
        <w:rPr>
          <w:rFonts w:asciiTheme="minorHAnsi" w:hAnsiTheme="minorHAnsi"/>
        </w:rPr>
        <w:t xml:space="preserve">based on actual financial information </w:t>
      </w:r>
      <w:r w:rsidRPr="00AD1FB6">
        <w:rPr>
          <w:rFonts w:asciiTheme="minorHAnsi" w:hAnsiTheme="minorHAnsi"/>
        </w:rPr>
        <w:t xml:space="preserve">and other inputs, </w:t>
      </w:r>
      <w:r w:rsidR="00BA76A3" w:rsidRPr="00AD1FB6">
        <w:rPr>
          <w:rFonts w:asciiTheme="minorHAnsi" w:hAnsiTheme="minorHAnsi"/>
        </w:rPr>
        <w:t xml:space="preserve">will also be carried out </w:t>
      </w:r>
      <w:r w:rsidRPr="00AD1FB6">
        <w:rPr>
          <w:rFonts w:asciiTheme="minorHAnsi" w:hAnsiTheme="minorHAnsi"/>
        </w:rPr>
        <w:t>in stage two</w:t>
      </w:r>
      <w:r w:rsidR="00BA76A3" w:rsidRPr="00AD1FB6">
        <w:rPr>
          <w:rFonts w:asciiTheme="minorHAnsi" w:hAnsiTheme="minorHAnsi"/>
        </w:rPr>
        <w:t>.</w:t>
      </w:r>
    </w:p>
    <w:p w14:paraId="32D809F8" w14:textId="77777777" w:rsidR="00D72AB2" w:rsidRDefault="00D72AB2" w:rsidP="00D72AB2">
      <w:pPr>
        <w:pStyle w:val="BodyText"/>
        <w:ind w:left="720"/>
      </w:pPr>
    </w:p>
    <w:p w14:paraId="7C7B5ABF" w14:textId="5E165184" w:rsidR="0012567F" w:rsidRPr="006921A3" w:rsidRDefault="0012567F" w:rsidP="008D2381">
      <w:pPr>
        <w:pStyle w:val="CustomStyle"/>
      </w:pPr>
      <w:bookmarkStart w:id="17" w:name="_Toc525144671"/>
      <w:r w:rsidRPr="006921A3">
        <w:t xml:space="preserve">General </w:t>
      </w:r>
      <w:bookmarkEnd w:id="0"/>
      <w:r w:rsidR="005E4CB3" w:rsidRPr="006921A3">
        <w:t>Requirements</w:t>
      </w:r>
      <w:bookmarkEnd w:id="17"/>
    </w:p>
    <w:p w14:paraId="2205E7C0" w14:textId="77777777" w:rsidR="00970158" w:rsidRDefault="0012567F" w:rsidP="00970158">
      <w:pPr>
        <w:pStyle w:val="BodyText"/>
      </w:pPr>
      <w:r w:rsidRPr="00611B7A">
        <w:t>This section contains main requirements of</w:t>
      </w:r>
      <w:r>
        <w:t xml:space="preserve"> </w:t>
      </w:r>
      <w:r w:rsidR="00F11817">
        <w:t xml:space="preserve">SME Online Lending </w:t>
      </w:r>
      <w:r>
        <w:t>application (here in after</w:t>
      </w:r>
      <w:r w:rsidRPr="00611B7A">
        <w:t xml:space="preserve"> A</w:t>
      </w:r>
      <w:r w:rsidR="009D6C7C">
        <w:t>pplication</w:t>
      </w:r>
      <w:r w:rsidR="00C43F64">
        <w:t>/System</w:t>
      </w:r>
      <w:r w:rsidRPr="00611B7A">
        <w:t xml:space="preserve">). </w:t>
      </w:r>
      <w:r w:rsidR="007162B8">
        <w:t xml:space="preserve"> </w:t>
      </w:r>
    </w:p>
    <w:p w14:paraId="23554BAC" w14:textId="57986785" w:rsidR="0012567F" w:rsidRPr="00970158" w:rsidDel="00970158" w:rsidRDefault="0012567F" w:rsidP="00056679">
      <w:pPr>
        <w:pStyle w:val="BodyText"/>
        <w:spacing w:before="120"/>
        <w:rPr>
          <w:del w:id="18" w:author="Arpine Mayilyan" w:date="2018-09-14T10:10:00Z"/>
          <w:rFonts w:cs="Times New Roman"/>
          <w:vanish/>
        </w:rPr>
      </w:pPr>
    </w:p>
    <w:p w14:paraId="6C4F159B" w14:textId="30FCC123" w:rsidR="004E7F67" w:rsidRPr="00611B7A" w:rsidRDefault="004E7F67" w:rsidP="004E7F67">
      <w:pPr>
        <w:pStyle w:val="Heading2"/>
      </w:pPr>
      <w:bookmarkStart w:id="19" w:name="_Toc525144672"/>
      <w:r>
        <w:t>General Requirements</w:t>
      </w:r>
      <w:bookmarkEnd w:id="19"/>
    </w:p>
    <w:tbl>
      <w:tblPr>
        <w:tblW w:w="4494"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85"/>
        <w:gridCol w:w="11094"/>
      </w:tblGrid>
      <w:tr w:rsidR="00DF1B8E" w:rsidRPr="00611B7A" w14:paraId="678D35D3" w14:textId="77777777" w:rsidTr="00DF1B8E">
        <w:trPr>
          <w:cantSplit/>
          <w:tblHeader/>
        </w:trPr>
        <w:tc>
          <w:tcPr>
            <w:tcW w:w="1560" w:type="dxa"/>
            <w:shd w:val="clear" w:color="auto" w:fill="70AD47" w:themeFill="accent6"/>
            <w:vAlign w:val="center"/>
          </w:tcPr>
          <w:p w14:paraId="1A44C9BF" w14:textId="77777777" w:rsidR="00DF1B8E" w:rsidRPr="00611B7A" w:rsidRDefault="00DF1B8E" w:rsidP="00056679">
            <w:pPr>
              <w:pStyle w:val="ColumnHeading"/>
              <w:spacing w:before="120" w:after="120"/>
              <w:rPr>
                <w:rFonts w:cs="Times New Roman"/>
                <w:color w:val="FFFFFF" w:themeColor="background1"/>
              </w:rPr>
            </w:pPr>
            <w:r w:rsidRPr="00611B7A">
              <w:rPr>
                <w:rFonts w:cs="Times New Roman"/>
                <w:color w:val="FFFFFF" w:themeColor="background1"/>
              </w:rPr>
              <w:t>ID</w:t>
            </w:r>
          </w:p>
        </w:tc>
        <w:tc>
          <w:tcPr>
            <w:tcW w:w="10916" w:type="dxa"/>
            <w:shd w:val="clear" w:color="auto" w:fill="70AD47" w:themeFill="accent6"/>
            <w:vAlign w:val="center"/>
          </w:tcPr>
          <w:p w14:paraId="5BFC6A12" w14:textId="77777777" w:rsidR="00DF1B8E" w:rsidRPr="00611B7A" w:rsidRDefault="00DF1B8E" w:rsidP="00056679">
            <w:pPr>
              <w:pStyle w:val="ColumnHeading"/>
              <w:spacing w:before="120" w:after="120"/>
              <w:rPr>
                <w:rFonts w:cs="Times New Roman"/>
                <w:color w:val="FFFFFF" w:themeColor="background1"/>
              </w:rPr>
            </w:pPr>
            <w:r w:rsidRPr="00611B7A">
              <w:rPr>
                <w:rFonts w:cs="Times New Roman"/>
                <w:color w:val="FFFFFF" w:themeColor="background1"/>
              </w:rPr>
              <w:t>Requirement Description</w:t>
            </w:r>
          </w:p>
        </w:tc>
      </w:tr>
      <w:tr w:rsidR="00DF1B8E" w:rsidRPr="00BA1E9C" w14:paraId="7A7F97F8" w14:textId="77777777" w:rsidTr="00043C2A">
        <w:trPr>
          <w:cantSplit/>
          <w:trHeight w:val="659"/>
        </w:trPr>
        <w:tc>
          <w:tcPr>
            <w:tcW w:w="1560" w:type="dxa"/>
            <w:vAlign w:val="center"/>
          </w:tcPr>
          <w:p w14:paraId="5821B9D9" w14:textId="77777777" w:rsidR="00DF1B8E" w:rsidRPr="00611B7A" w:rsidRDefault="00DF1B8E" w:rsidP="00271FB8">
            <w:pPr>
              <w:pStyle w:val="Tabletext"/>
              <w:numPr>
                <w:ilvl w:val="0"/>
                <w:numId w:val="4"/>
              </w:numPr>
              <w:spacing w:before="120" w:after="120"/>
              <w:rPr>
                <w:rFonts w:cs="Times New Roman"/>
              </w:rPr>
            </w:pPr>
          </w:p>
        </w:tc>
        <w:tc>
          <w:tcPr>
            <w:tcW w:w="10916" w:type="dxa"/>
            <w:vAlign w:val="center"/>
          </w:tcPr>
          <w:p w14:paraId="20E39F4A" w14:textId="037FF51B" w:rsidR="00DF1B8E" w:rsidRPr="00611B7A" w:rsidRDefault="00F11817" w:rsidP="00F11817">
            <w:pPr>
              <w:pStyle w:val="BodyText"/>
              <w:spacing w:before="120"/>
              <w:rPr>
                <w:rFonts w:cs="Times New Roman"/>
              </w:rPr>
            </w:pPr>
            <w:r>
              <w:rPr>
                <w:rFonts w:cs="Times New Roman"/>
                <w:lang w:val="en-GB"/>
              </w:rPr>
              <w:t>Solution should have a responsive design to allow mobile and tablet experience for customers.</w:t>
            </w:r>
          </w:p>
        </w:tc>
      </w:tr>
      <w:tr w:rsidR="00BB03C8" w:rsidRPr="00BA1E9C" w14:paraId="39B28C76" w14:textId="77777777" w:rsidTr="00DF1B8E">
        <w:trPr>
          <w:cantSplit/>
        </w:trPr>
        <w:tc>
          <w:tcPr>
            <w:tcW w:w="1560" w:type="dxa"/>
            <w:vAlign w:val="center"/>
          </w:tcPr>
          <w:p w14:paraId="6948A59B" w14:textId="77777777" w:rsidR="00BB03C8" w:rsidRPr="00611B7A" w:rsidRDefault="00BB03C8" w:rsidP="00271FB8">
            <w:pPr>
              <w:pStyle w:val="Tabletext"/>
              <w:numPr>
                <w:ilvl w:val="0"/>
                <w:numId w:val="4"/>
              </w:numPr>
              <w:spacing w:before="120" w:after="120"/>
              <w:rPr>
                <w:rFonts w:cs="Times New Roman"/>
              </w:rPr>
            </w:pPr>
          </w:p>
        </w:tc>
        <w:tc>
          <w:tcPr>
            <w:tcW w:w="10916" w:type="dxa"/>
            <w:vAlign w:val="center"/>
          </w:tcPr>
          <w:p w14:paraId="230609CC" w14:textId="56A2D54E" w:rsidR="00BB03C8" w:rsidRDefault="00BB03C8" w:rsidP="00BB03C8">
            <w:pPr>
              <w:pStyle w:val="BodyText"/>
              <w:spacing w:before="120"/>
              <w:rPr>
                <w:rFonts w:cs="Times New Roman"/>
                <w:lang w:val="en-GB"/>
              </w:rPr>
            </w:pPr>
            <w:r w:rsidRPr="00611B7A">
              <w:rPr>
                <w:rFonts w:cs="Times New Roman"/>
              </w:rPr>
              <w:t>A</w:t>
            </w:r>
            <w:r>
              <w:rPr>
                <w:rFonts w:cs="Times New Roman"/>
              </w:rPr>
              <w:t xml:space="preserve">pplication </w:t>
            </w:r>
            <w:r w:rsidRPr="00611B7A">
              <w:rPr>
                <w:rFonts w:cs="Times New Roman"/>
              </w:rPr>
              <w:t>should provide user with easy-to-use, intuitive interface, corresponding to modern standards of applications development.</w:t>
            </w:r>
          </w:p>
        </w:tc>
      </w:tr>
      <w:tr w:rsidR="00BB03C8" w:rsidRPr="00BA1E9C" w14:paraId="1F6B87DA" w14:textId="77777777" w:rsidTr="00DF1B8E">
        <w:trPr>
          <w:cantSplit/>
        </w:trPr>
        <w:tc>
          <w:tcPr>
            <w:tcW w:w="1560" w:type="dxa"/>
            <w:vAlign w:val="center"/>
          </w:tcPr>
          <w:p w14:paraId="760511BA" w14:textId="77777777" w:rsidR="00BB03C8" w:rsidRPr="00611B7A" w:rsidRDefault="00BB03C8" w:rsidP="00271FB8">
            <w:pPr>
              <w:pStyle w:val="Tabletext"/>
              <w:numPr>
                <w:ilvl w:val="0"/>
                <w:numId w:val="4"/>
              </w:numPr>
              <w:spacing w:before="120" w:after="120"/>
              <w:rPr>
                <w:rFonts w:cs="Times New Roman"/>
              </w:rPr>
            </w:pPr>
          </w:p>
        </w:tc>
        <w:tc>
          <w:tcPr>
            <w:tcW w:w="10916" w:type="dxa"/>
            <w:vAlign w:val="center"/>
          </w:tcPr>
          <w:p w14:paraId="3B86049B" w14:textId="1EEBA288" w:rsidR="00BB03C8" w:rsidRPr="00611B7A" w:rsidRDefault="00BB03C8" w:rsidP="00BB03C8">
            <w:pPr>
              <w:pStyle w:val="BodyText"/>
              <w:spacing w:before="120"/>
              <w:rPr>
                <w:rFonts w:cs="Times New Roman"/>
              </w:rPr>
            </w:pPr>
            <w:r w:rsidRPr="00611B7A">
              <w:rPr>
                <w:rFonts w:cs="Times New Roman"/>
              </w:rPr>
              <w:t>A</w:t>
            </w:r>
            <w:r>
              <w:rPr>
                <w:rFonts w:cs="Times New Roman"/>
              </w:rPr>
              <w:t>pplication should allow integration with third party systems, particularly ArmSoft and external data sources such as ACRA, LE State Registry, Nork Agency, Ekeng, etc.</w:t>
            </w:r>
            <w:r w:rsidRPr="00611B7A">
              <w:rPr>
                <w:rFonts w:cs="Times New Roman"/>
              </w:rPr>
              <w:t xml:space="preserve"> </w:t>
            </w:r>
            <w:r w:rsidR="00D44CF0">
              <w:rPr>
                <w:rFonts w:cs="Times New Roman"/>
              </w:rPr>
              <w:t>Therefore,</w:t>
            </w:r>
            <w:r>
              <w:rPr>
                <w:rFonts w:cs="Times New Roman"/>
              </w:rPr>
              <w:t xml:space="preserve"> the API should be sufficiently open.</w:t>
            </w:r>
          </w:p>
        </w:tc>
      </w:tr>
      <w:tr w:rsidR="000372B5" w:rsidRPr="00BA1E9C" w14:paraId="21911BA0" w14:textId="77777777" w:rsidTr="00DF1B8E">
        <w:trPr>
          <w:cantSplit/>
        </w:trPr>
        <w:tc>
          <w:tcPr>
            <w:tcW w:w="1560" w:type="dxa"/>
            <w:vAlign w:val="center"/>
          </w:tcPr>
          <w:p w14:paraId="41467EB2" w14:textId="77777777" w:rsidR="000372B5" w:rsidRPr="00611B7A" w:rsidRDefault="000372B5" w:rsidP="00271FB8">
            <w:pPr>
              <w:pStyle w:val="Tabletext"/>
              <w:numPr>
                <w:ilvl w:val="0"/>
                <w:numId w:val="4"/>
              </w:numPr>
              <w:spacing w:before="120" w:after="120"/>
              <w:rPr>
                <w:rFonts w:cs="Times New Roman"/>
              </w:rPr>
            </w:pPr>
          </w:p>
        </w:tc>
        <w:tc>
          <w:tcPr>
            <w:tcW w:w="10916" w:type="dxa"/>
            <w:vAlign w:val="center"/>
          </w:tcPr>
          <w:p w14:paraId="48773DF8" w14:textId="1CA2E247" w:rsidR="000372B5" w:rsidRPr="00611B7A" w:rsidRDefault="000372B5" w:rsidP="00E90366">
            <w:pPr>
              <w:pStyle w:val="BodyText"/>
              <w:spacing w:before="120"/>
              <w:rPr>
                <w:rFonts w:cs="Times New Roman"/>
              </w:rPr>
            </w:pPr>
            <w:r>
              <w:rPr>
                <w:rFonts w:cs="Times New Roman"/>
              </w:rPr>
              <w:t xml:space="preserve">All parameters used in </w:t>
            </w:r>
            <w:r w:rsidR="00E90366">
              <w:rPr>
                <w:rFonts w:cs="Times New Roman"/>
              </w:rPr>
              <w:t>system</w:t>
            </w:r>
            <w:r>
              <w:rPr>
                <w:rFonts w:cs="Times New Roman"/>
              </w:rPr>
              <w:t xml:space="preserve"> should be configurable.</w:t>
            </w:r>
          </w:p>
        </w:tc>
      </w:tr>
      <w:tr w:rsidR="00DD75C8" w:rsidRPr="00BA1E9C" w14:paraId="045A5103" w14:textId="77777777" w:rsidTr="00DF1B8E">
        <w:trPr>
          <w:cantSplit/>
        </w:trPr>
        <w:tc>
          <w:tcPr>
            <w:tcW w:w="1560" w:type="dxa"/>
            <w:vAlign w:val="center"/>
          </w:tcPr>
          <w:p w14:paraId="0F6EB402" w14:textId="77777777" w:rsidR="00DD75C8" w:rsidRPr="00611B7A" w:rsidRDefault="00DD75C8" w:rsidP="00271FB8">
            <w:pPr>
              <w:pStyle w:val="Tabletext"/>
              <w:numPr>
                <w:ilvl w:val="0"/>
                <w:numId w:val="4"/>
              </w:numPr>
              <w:spacing w:before="120" w:after="120"/>
              <w:rPr>
                <w:rFonts w:cs="Times New Roman"/>
              </w:rPr>
            </w:pPr>
            <w:commentRangeStart w:id="20"/>
          </w:p>
        </w:tc>
        <w:tc>
          <w:tcPr>
            <w:tcW w:w="10916" w:type="dxa"/>
            <w:vAlign w:val="center"/>
          </w:tcPr>
          <w:p w14:paraId="24FC767D" w14:textId="525F0042" w:rsidR="00DD75C8" w:rsidRPr="00611B7A" w:rsidRDefault="00DD75C8" w:rsidP="00BB03C8">
            <w:pPr>
              <w:pStyle w:val="BodyText"/>
              <w:spacing w:before="120"/>
              <w:rPr>
                <w:rFonts w:cs="Times New Roman"/>
              </w:rPr>
            </w:pPr>
            <w:r>
              <w:rPr>
                <w:rFonts w:cs="Times New Roman"/>
              </w:rPr>
              <w:t>Vendor should provide a detailed data flow diagram for the final solution.</w:t>
            </w:r>
            <w:commentRangeEnd w:id="20"/>
            <w:r w:rsidR="00437E2F">
              <w:rPr>
                <w:rStyle w:val="CommentReference"/>
                <w:rFonts w:ascii="Times New Roman" w:eastAsia="Times New Roman" w:hAnsi="Times New Roman" w:cs="Times New Roman"/>
              </w:rPr>
              <w:commentReference w:id="20"/>
            </w:r>
          </w:p>
        </w:tc>
      </w:tr>
      <w:tr w:rsidR="00855E66" w:rsidRPr="00BA1E9C" w14:paraId="13AF46D1" w14:textId="77777777" w:rsidTr="00DF1B8E">
        <w:trPr>
          <w:cantSplit/>
        </w:trPr>
        <w:tc>
          <w:tcPr>
            <w:tcW w:w="1560" w:type="dxa"/>
            <w:vAlign w:val="center"/>
          </w:tcPr>
          <w:p w14:paraId="29F154B1" w14:textId="77777777" w:rsidR="00855E66" w:rsidRPr="00611B7A" w:rsidRDefault="00855E66" w:rsidP="00271FB8">
            <w:pPr>
              <w:pStyle w:val="Tabletext"/>
              <w:numPr>
                <w:ilvl w:val="0"/>
                <w:numId w:val="4"/>
              </w:numPr>
              <w:spacing w:before="120" w:after="120"/>
              <w:rPr>
                <w:rFonts w:cs="Times New Roman"/>
              </w:rPr>
            </w:pPr>
          </w:p>
        </w:tc>
        <w:tc>
          <w:tcPr>
            <w:tcW w:w="10916" w:type="dxa"/>
            <w:vAlign w:val="center"/>
          </w:tcPr>
          <w:p w14:paraId="2A4AD3E2" w14:textId="1836F102" w:rsidR="00855E66" w:rsidRDefault="00855E66" w:rsidP="00BB03C8">
            <w:pPr>
              <w:pStyle w:val="BodyText"/>
              <w:spacing w:before="120"/>
              <w:rPr>
                <w:rFonts w:cs="Times New Roman"/>
              </w:rPr>
            </w:pPr>
            <w:r>
              <w:rPr>
                <w:rFonts w:cs="Times New Roman"/>
              </w:rPr>
              <w:t>System should keep detailed audit trail (log) for all activities and issues.</w:t>
            </w:r>
          </w:p>
        </w:tc>
      </w:tr>
      <w:tr w:rsidR="00DD75C8" w:rsidRPr="00BA1E9C" w14:paraId="667B8055" w14:textId="77777777" w:rsidTr="00DF1B8E">
        <w:trPr>
          <w:cantSplit/>
        </w:trPr>
        <w:tc>
          <w:tcPr>
            <w:tcW w:w="1560" w:type="dxa"/>
            <w:vAlign w:val="center"/>
          </w:tcPr>
          <w:p w14:paraId="2A002A33" w14:textId="77777777" w:rsidR="00DD75C8" w:rsidRPr="00611B7A" w:rsidRDefault="00DD75C8" w:rsidP="00271FB8">
            <w:pPr>
              <w:pStyle w:val="Tabletext"/>
              <w:numPr>
                <w:ilvl w:val="0"/>
                <w:numId w:val="4"/>
              </w:numPr>
              <w:spacing w:before="120" w:after="120"/>
              <w:rPr>
                <w:rFonts w:cs="Times New Roman"/>
              </w:rPr>
            </w:pPr>
          </w:p>
        </w:tc>
        <w:tc>
          <w:tcPr>
            <w:tcW w:w="10916" w:type="dxa"/>
            <w:vAlign w:val="center"/>
          </w:tcPr>
          <w:p w14:paraId="73D5DA69" w14:textId="77777777" w:rsidR="00DD75C8" w:rsidRDefault="00DD75C8" w:rsidP="00BB03C8">
            <w:pPr>
              <w:pStyle w:val="BodyText"/>
              <w:spacing w:before="120"/>
              <w:rPr>
                <w:rFonts w:cs="Times New Roman"/>
              </w:rPr>
            </w:pPr>
            <w:r>
              <w:rPr>
                <w:rFonts w:cs="Times New Roman"/>
              </w:rPr>
              <w:t>Vendor should provide an administrator interface, which should include:</w:t>
            </w:r>
          </w:p>
          <w:p w14:paraId="78BD8FCD" w14:textId="44743E0C" w:rsidR="00DD75C8" w:rsidRDefault="00DD75C8" w:rsidP="00271FB8">
            <w:pPr>
              <w:pStyle w:val="BodyText"/>
              <w:numPr>
                <w:ilvl w:val="0"/>
                <w:numId w:val="9"/>
              </w:numPr>
              <w:spacing w:before="120"/>
              <w:rPr>
                <w:rFonts w:cs="Times New Roman"/>
              </w:rPr>
            </w:pPr>
            <w:r>
              <w:rPr>
                <w:rFonts w:cs="Times New Roman"/>
              </w:rPr>
              <w:t>Troubleshooting interface with user-friendly filtering and querying capabilities</w:t>
            </w:r>
          </w:p>
          <w:p w14:paraId="3958020E" w14:textId="43D9A535" w:rsidR="00DD75C8" w:rsidRDefault="00DD75C8" w:rsidP="00271FB8">
            <w:pPr>
              <w:pStyle w:val="BodyText"/>
              <w:numPr>
                <w:ilvl w:val="0"/>
                <w:numId w:val="9"/>
              </w:numPr>
              <w:spacing w:before="120"/>
              <w:rPr>
                <w:rFonts w:cs="Times New Roman"/>
              </w:rPr>
            </w:pPr>
            <w:r>
              <w:rPr>
                <w:rFonts w:cs="Times New Roman"/>
              </w:rPr>
              <w:t>Ability to reset counters for certain error messages (e.g. number of connection</w:t>
            </w:r>
            <w:r w:rsidR="00137F59">
              <w:rPr>
                <w:rFonts w:cs="Times New Roman"/>
              </w:rPr>
              <w:t>s</w:t>
            </w:r>
            <w:r>
              <w:rPr>
                <w:rFonts w:cs="Times New Roman"/>
              </w:rPr>
              <w:t xml:space="preserve"> tries to external sources)</w:t>
            </w:r>
          </w:p>
          <w:p w14:paraId="635F9F9F" w14:textId="7D3D4623" w:rsidR="00DD75C8" w:rsidRDefault="00855E66" w:rsidP="00271FB8">
            <w:pPr>
              <w:pStyle w:val="BodyText"/>
              <w:numPr>
                <w:ilvl w:val="0"/>
                <w:numId w:val="9"/>
              </w:numPr>
              <w:spacing w:before="120"/>
              <w:rPr>
                <w:rFonts w:cs="Times New Roman"/>
              </w:rPr>
            </w:pPr>
            <w:r>
              <w:rPr>
                <w:rFonts w:cs="Times New Roman"/>
              </w:rPr>
              <w:t>Performance statistics to measure the compliance with non-functional requirements/SLAs</w:t>
            </w:r>
          </w:p>
        </w:tc>
      </w:tr>
    </w:tbl>
    <w:p w14:paraId="7AC40ACA" w14:textId="77777777" w:rsidR="004E7F67" w:rsidRDefault="004E7F67"/>
    <w:p w14:paraId="4DDEEE2E" w14:textId="7C642BDB" w:rsidR="004E7F67" w:rsidRDefault="004E7F67" w:rsidP="004E7F67">
      <w:pPr>
        <w:pStyle w:val="Heading2"/>
      </w:pPr>
      <w:bookmarkStart w:id="21" w:name="_Toc525144673"/>
      <w:r>
        <w:t>Non-Functional Requirements</w:t>
      </w:r>
      <w:bookmarkEnd w:id="21"/>
    </w:p>
    <w:tbl>
      <w:tblPr>
        <w:tblW w:w="4494"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85"/>
        <w:gridCol w:w="11094"/>
      </w:tblGrid>
      <w:tr w:rsidR="001D35C1" w:rsidRPr="00611B7A" w14:paraId="4DA0B085" w14:textId="77777777" w:rsidTr="00B778D8">
        <w:trPr>
          <w:cantSplit/>
          <w:tblHeader/>
        </w:trPr>
        <w:tc>
          <w:tcPr>
            <w:tcW w:w="1560" w:type="dxa"/>
            <w:shd w:val="clear" w:color="auto" w:fill="70AD47" w:themeFill="accent6"/>
            <w:vAlign w:val="center"/>
          </w:tcPr>
          <w:p w14:paraId="2D36F331" w14:textId="77777777" w:rsidR="001D35C1" w:rsidRPr="00611B7A" w:rsidRDefault="001D35C1" w:rsidP="00B778D8">
            <w:pPr>
              <w:pStyle w:val="ColumnHeading"/>
              <w:spacing w:before="120" w:after="120"/>
              <w:rPr>
                <w:rFonts w:cs="Times New Roman"/>
                <w:color w:val="FFFFFF" w:themeColor="background1"/>
              </w:rPr>
            </w:pPr>
            <w:r w:rsidRPr="00611B7A">
              <w:rPr>
                <w:rFonts w:cs="Times New Roman"/>
                <w:color w:val="FFFFFF" w:themeColor="background1"/>
              </w:rPr>
              <w:t>ID</w:t>
            </w:r>
          </w:p>
        </w:tc>
        <w:tc>
          <w:tcPr>
            <w:tcW w:w="10916" w:type="dxa"/>
            <w:shd w:val="clear" w:color="auto" w:fill="70AD47" w:themeFill="accent6"/>
            <w:vAlign w:val="center"/>
          </w:tcPr>
          <w:p w14:paraId="301C6D7A" w14:textId="77777777" w:rsidR="001D35C1" w:rsidRPr="00611B7A" w:rsidRDefault="001D35C1" w:rsidP="00B778D8">
            <w:pPr>
              <w:pStyle w:val="ColumnHeading"/>
              <w:spacing w:before="120" w:after="120"/>
              <w:rPr>
                <w:rFonts w:cs="Times New Roman"/>
                <w:color w:val="FFFFFF" w:themeColor="background1"/>
              </w:rPr>
            </w:pPr>
            <w:r w:rsidRPr="00611B7A">
              <w:rPr>
                <w:rFonts w:cs="Times New Roman"/>
                <w:color w:val="FFFFFF" w:themeColor="background1"/>
              </w:rPr>
              <w:t>Requirement Description</w:t>
            </w:r>
          </w:p>
        </w:tc>
      </w:tr>
      <w:tr w:rsidR="00DF01E7" w:rsidRPr="00611B7A" w14:paraId="1A3F1AF0" w14:textId="77777777" w:rsidTr="00DF1B8E">
        <w:trPr>
          <w:cantSplit/>
        </w:trPr>
        <w:tc>
          <w:tcPr>
            <w:tcW w:w="1560" w:type="dxa"/>
            <w:vAlign w:val="center"/>
          </w:tcPr>
          <w:p w14:paraId="22AC6271"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4A494405" w14:textId="6D9A57E8" w:rsidR="00DF01E7" w:rsidRPr="00611B7A" w:rsidRDefault="00DF01E7" w:rsidP="00DF01E7">
            <w:pPr>
              <w:pStyle w:val="BodyText"/>
              <w:spacing w:before="120"/>
              <w:rPr>
                <w:rFonts w:cs="Times New Roman"/>
              </w:rPr>
            </w:pPr>
            <w:r>
              <w:rPr>
                <w:rFonts w:cs="Times New Roman"/>
              </w:rPr>
              <w:t>Application should satisfy the security standards defined by the Bank.</w:t>
            </w:r>
          </w:p>
        </w:tc>
      </w:tr>
      <w:tr w:rsidR="00DF01E7" w:rsidRPr="00611B7A" w14:paraId="0734AED4" w14:textId="77777777" w:rsidTr="00DF1B8E">
        <w:trPr>
          <w:cantSplit/>
        </w:trPr>
        <w:tc>
          <w:tcPr>
            <w:tcW w:w="1560" w:type="dxa"/>
            <w:vAlign w:val="center"/>
          </w:tcPr>
          <w:p w14:paraId="534DB1D8"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66AC9DF5" w14:textId="58914AE9" w:rsidR="00DF01E7" w:rsidRDefault="00DF01E7" w:rsidP="00DF01E7">
            <w:pPr>
              <w:pStyle w:val="BodyText"/>
              <w:spacing w:before="120"/>
              <w:rPr>
                <w:rFonts w:cs="Times New Roman"/>
              </w:rPr>
            </w:pPr>
            <w:r>
              <w:rPr>
                <w:rFonts w:cs="Times New Roman"/>
              </w:rPr>
              <w:t>Application should have high-level of availability SLAs defined.</w:t>
            </w:r>
          </w:p>
        </w:tc>
      </w:tr>
      <w:tr w:rsidR="00DF01E7" w:rsidRPr="00611B7A" w14:paraId="40A6D7CA" w14:textId="77777777" w:rsidTr="00DF1B8E">
        <w:trPr>
          <w:cantSplit/>
        </w:trPr>
        <w:tc>
          <w:tcPr>
            <w:tcW w:w="1560" w:type="dxa"/>
            <w:vAlign w:val="center"/>
          </w:tcPr>
          <w:p w14:paraId="6147BD18"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182E3B55" w14:textId="58F3A343" w:rsidR="00DF01E7" w:rsidRDefault="00DF01E7" w:rsidP="00DF01E7">
            <w:pPr>
              <w:pStyle w:val="BodyText"/>
              <w:spacing w:before="120"/>
              <w:rPr>
                <w:rFonts w:cs="Times New Roman"/>
              </w:rPr>
            </w:pPr>
            <w:r>
              <w:rPr>
                <w:rFonts w:cs="Times New Roman"/>
              </w:rPr>
              <w:t>Application should be developed according to software development standards in order to ensure maintainability of the code.</w:t>
            </w:r>
          </w:p>
        </w:tc>
      </w:tr>
      <w:tr w:rsidR="00DF01E7" w:rsidRPr="00611B7A" w14:paraId="19C6DA5D" w14:textId="77777777" w:rsidTr="00DF1B8E">
        <w:trPr>
          <w:cantSplit/>
        </w:trPr>
        <w:tc>
          <w:tcPr>
            <w:tcW w:w="1560" w:type="dxa"/>
            <w:vAlign w:val="center"/>
          </w:tcPr>
          <w:p w14:paraId="7C0C134E"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764D97D6" w14:textId="15CB1A48" w:rsidR="00DF01E7" w:rsidRDefault="00DF01E7" w:rsidP="00DF01E7">
            <w:pPr>
              <w:pStyle w:val="BodyText"/>
              <w:spacing w:before="120"/>
              <w:rPr>
                <w:rFonts w:cs="Times New Roman"/>
              </w:rPr>
            </w:pPr>
            <w:r>
              <w:rPr>
                <w:rFonts w:cs="Times New Roman"/>
              </w:rPr>
              <w:t>Application should be accompanied with sufficient level of documentation in terms of functionality, administration, specifications, release and version control.</w:t>
            </w:r>
          </w:p>
        </w:tc>
      </w:tr>
      <w:tr w:rsidR="00DF01E7" w:rsidRPr="00611B7A" w14:paraId="57529695" w14:textId="77777777" w:rsidTr="00DF1B8E">
        <w:trPr>
          <w:cantSplit/>
        </w:trPr>
        <w:tc>
          <w:tcPr>
            <w:tcW w:w="1560" w:type="dxa"/>
            <w:vAlign w:val="center"/>
          </w:tcPr>
          <w:p w14:paraId="01BD1C4A"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4EF2E546" w14:textId="2BBC06F0" w:rsidR="00DF01E7" w:rsidRDefault="00DF01E7" w:rsidP="00DF01E7">
            <w:pPr>
              <w:pStyle w:val="BodyText"/>
              <w:spacing w:before="120"/>
              <w:rPr>
                <w:rFonts w:cs="Times New Roman"/>
              </w:rPr>
            </w:pPr>
            <w:r>
              <w:rPr>
                <w:rFonts w:cs="Times New Roman"/>
              </w:rPr>
              <w:t>Application should ensure high level of performance levels, including response time, page load time, querying time, etc. Where applicable SLAs should be defined for performance levels.</w:t>
            </w:r>
          </w:p>
        </w:tc>
      </w:tr>
      <w:tr w:rsidR="00DF01E7" w:rsidRPr="00611B7A" w14:paraId="46917573" w14:textId="77777777" w:rsidTr="00DF1B8E">
        <w:trPr>
          <w:cantSplit/>
        </w:trPr>
        <w:tc>
          <w:tcPr>
            <w:tcW w:w="1560" w:type="dxa"/>
            <w:vAlign w:val="center"/>
          </w:tcPr>
          <w:p w14:paraId="2ABB38F0"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6B841E76" w14:textId="6762E34D" w:rsidR="00DF01E7" w:rsidRDefault="00DF01E7" w:rsidP="00DF01E7">
            <w:pPr>
              <w:pStyle w:val="BodyText"/>
              <w:spacing w:before="120"/>
              <w:rPr>
                <w:rFonts w:cs="Times New Roman"/>
              </w:rPr>
            </w:pPr>
            <w:r>
              <w:rPr>
                <w:rFonts w:cs="Times New Roman"/>
              </w:rPr>
              <w:t>Application should be scalable to volumes.</w:t>
            </w:r>
          </w:p>
        </w:tc>
      </w:tr>
      <w:tr w:rsidR="00DF01E7" w:rsidRPr="00611B7A" w14:paraId="127368A4" w14:textId="77777777" w:rsidTr="00DF1B8E">
        <w:trPr>
          <w:cantSplit/>
        </w:trPr>
        <w:tc>
          <w:tcPr>
            <w:tcW w:w="1560" w:type="dxa"/>
            <w:vAlign w:val="center"/>
          </w:tcPr>
          <w:p w14:paraId="167A3F52"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6ADBEF2C" w14:textId="57B6F110" w:rsidR="00DF01E7" w:rsidRDefault="00DF01E7" w:rsidP="00DF01E7">
            <w:pPr>
              <w:pStyle w:val="BodyText"/>
              <w:spacing w:before="120"/>
              <w:rPr>
                <w:rFonts w:cs="Times New Roman"/>
              </w:rPr>
            </w:pPr>
            <w:r>
              <w:rPr>
                <w:rFonts w:cs="Times New Roman"/>
              </w:rPr>
              <w:t>Architecture of Application should be designed to endure extendibility of functionality.</w:t>
            </w:r>
          </w:p>
        </w:tc>
      </w:tr>
      <w:tr w:rsidR="00DF01E7" w:rsidRPr="00611B7A" w14:paraId="730EA450" w14:textId="77777777" w:rsidTr="00DF1B8E">
        <w:trPr>
          <w:cantSplit/>
        </w:trPr>
        <w:tc>
          <w:tcPr>
            <w:tcW w:w="1560" w:type="dxa"/>
            <w:vAlign w:val="center"/>
          </w:tcPr>
          <w:p w14:paraId="4C0BC26E"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7A2EDE2F" w14:textId="17D71D7B" w:rsidR="00DF01E7" w:rsidRDefault="00DF01E7" w:rsidP="00DF01E7">
            <w:pPr>
              <w:pStyle w:val="BodyText"/>
              <w:spacing w:before="120"/>
              <w:rPr>
                <w:rFonts w:cs="Times New Roman"/>
              </w:rPr>
            </w:pPr>
            <w:r>
              <w:rPr>
                <w:rFonts w:cs="Times New Roman"/>
              </w:rPr>
              <w:t>Application’s recovery approach and SLAs should be specified.</w:t>
            </w:r>
          </w:p>
        </w:tc>
      </w:tr>
      <w:tr w:rsidR="00DF01E7" w:rsidRPr="00611B7A" w14:paraId="2778ADCA" w14:textId="77777777" w:rsidTr="00DF1B8E">
        <w:trPr>
          <w:cantSplit/>
        </w:trPr>
        <w:tc>
          <w:tcPr>
            <w:tcW w:w="1560" w:type="dxa"/>
            <w:vAlign w:val="center"/>
          </w:tcPr>
          <w:p w14:paraId="5884FE05" w14:textId="77777777" w:rsidR="00DF01E7" w:rsidRPr="00611B7A" w:rsidRDefault="00DF01E7" w:rsidP="00271FB8">
            <w:pPr>
              <w:pStyle w:val="Tabletext"/>
              <w:numPr>
                <w:ilvl w:val="0"/>
                <w:numId w:val="5"/>
              </w:numPr>
              <w:spacing w:before="120" w:after="120"/>
              <w:rPr>
                <w:rFonts w:cs="Times New Roman"/>
              </w:rPr>
            </w:pPr>
          </w:p>
        </w:tc>
        <w:tc>
          <w:tcPr>
            <w:tcW w:w="10916" w:type="dxa"/>
            <w:vAlign w:val="center"/>
          </w:tcPr>
          <w:p w14:paraId="0111EB33" w14:textId="74D2C3B6" w:rsidR="00DF01E7" w:rsidRDefault="00DF01E7" w:rsidP="00DF01E7">
            <w:pPr>
              <w:pStyle w:val="BodyText"/>
              <w:spacing w:before="120"/>
              <w:rPr>
                <w:rFonts w:cs="Times New Roman"/>
              </w:rPr>
            </w:pPr>
            <w:r>
              <w:rPr>
                <w:rFonts w:cs="Times New Roman"/>
              </w:rPr>
              <w:t>Vendor should provide at least three environments for Application: Development, Testing and Production.</w:t>
            </w:r>
          </w:p>
        </w:tc>
      </w:tr>
      <w:tr w:rsidR="003F4192" w:rsidRPr="00611B7A" w14:paraId="500E004C" w14:textId="77777777" w:rsidTr="00DF1B8E">
        <w:trPr>
          <w:cantSplit/>
        </w:trPr>
        <w:tc>
          <w:tcPr>
            <w:tcW w:w="1560" w:type="dxa"/>
            <w:vAlign w:val="center"/>
          </w:tcPr>
          <w:p w14:paraId="504E2B48" w14:textId="77777777" w:rsidR="003F4192" w:rsidRPr="00611B7A" w:rsidRDefault="003F4192" w:rsidP="00271FB8">
            <w:pPr>
              <w:pStyle w:val="Tabletext"/>
              <w:numPr>
                <w:ilvl w:val="0"/>
                <w:numId w:val="5"/>
              </w:numPr>
              <w:spacing w:before="120" w:after="120"/>
              <w:rPr>
                <w:rFonts w:cs="Times New Roman"/>
              </w:rPr>
            </w:pPr>
          </w:p>
        </w:tc>
        <w:tc>
          <w:tcPr>
            <w:tcW w:w="10916" w:type="dxa"/>
            <w:vAlign w:val="center"/>
          </w:tcPr>
          <w:p w14:paraId="61DF56B3" w14:textId="340E2358" w:rsidR="003F4192" w:rsidRPr="009B6660" w:rsidRDefault="008E5406" w:rsidP="004A703A">
            <w:pPr>
              <w:pStyle w:val="BodyText"/>
              <w:spacing w:before="120"/>
              <w:rPr>
                <w:rFonts w:cs="Times New Roman"/>
              </w:rPr>
            </w:pPr>
            <w:commentRangeStart w:id="22"/>
            <w:r w:rsidRPr="009B6660">
              <w:rPr>
                <w:rFonts w:cs="Times New Roman"/>
              </w:rPr>
              <w:t xml:space="preserve">The system should </w:t>
            </w:r>
            <w:r w:rsidR="000B13F9" w:rsidRPr="009B6660">
              <w:rPr>
                <w:rFonts w:cs="Times New Roman"/>
              </w:rPr>
              <w:t xml:space="preserve">allow customer to move from SME online lending app. to </w:t>
            </w:r>
            <w:r w:rsidR="004A703A" w:rsidRPr="009B6660">
              <w:rPr>
                <w:rFonts w:cs="Times New Roman"/>
              </w:rPr>
              <w:t>P</w:t>
            </w:r>
            <w:r w:rsidR="000B13F9" w:rsidRPr="009B6660">
              <w:rPr>
                <w:rFonts w:cs="Times New Roman"/>
              </w:rPr>
              <w:t>ersonal online lending page.</w:t>
            </w:r>
            <w:commentRangeEnd w:id="22"/>
            <w:r w:rsidR="00300495">
              <w:rPr>
                <w:rStyle w:val="CommentReference"/>
                <w:rFonts w:ascii="Times New Roman" w:eastAsia="Times New Roman" w:hAnsi="Times New Roman" w:cs="Times New Roman"/>
              </w:rPr>
              <w:commentReference w:id="22"/>
            </w:r>
          </w:p>
        </w:tc>
      </w:tr>
    </w:tbl>
    <w:p w14:paraId="6B8A2FDB" w14:textId="77777777" w:rsidR="004E7F67" w:rsidRDefault="004E7F67"/>
    <w:p w14:paraId="461B4FD5" w14:textId="77777777" w:rsidR="0035395B" w:rsidRDefault="0035395B" w:rsidP="0035395B">
      <w:pPr>
        <w:pStyle w:val="BodyText"/>
      </w:pPr>
    </w:p>
    <w:p w14:paraId="34848178" w14:textId="77777777" w:rsidR="00F34F3F" w:rsidRDefault="00F34F3F">
      <w:pPr>
        <w:rPr>
          <w:rFonts w:ascii="Arial" w:eastAsiaTheme="minorHAnsi" w:hAnsi="Arial" w:cstheme="minorBidi"/>
          <w:b/>
          <w:color w:val="70AD47" w:themeColor="accent6"/>
          <w:sz w:val="28"/>
          <w:szCs w:val="22"/>
          <w:u w:val="single"/>
        </w:rPr>
      </w:pPr>
      <w:r>
        <w:br w:type="page"/>
      </w:r>
    </w:p>
    <w:p w14:paraId="6004A884" w14:textId="16B4E366" w:rsidR="00E554C3" w:rsidRPr="00E554C3" w:rsidRDefault="00E554C3" w:rsidP="006921A3">
      <w:pPr>
        <w:pStyle w:val="CustomStyle"/>
        <w:rPr>
          <w:noProof/>
          <w14:shadow w14:blurRad="63500" w14:dist="50800" w14:dir="10800000" w14:sx="0" w14:sy="0" w14:kx="0" w14:ky="0" w14:algn="none">
            <w14:srgbClr w14:val="000000">
              <w14:alpha w14:val="50000"/>
            </w14:srgbClr>
          </w14:shadow>
        </w:rPr>
      </w:pPr>
      <w:bookmarkStart w:id="23" w:name="_Toc525144674"/>
      <w:r w:rsidRPr="006921A3">
        <w:lastRenderedPageBreak/>
        <w:t>Functional</w:t>
      </w:r>
      <w:r w:rsidRPr="00E554C3">
        <w:rPr>
          <w:noProof/>
          <w14:shadow w14:blurRad="63500" w14:dist="50800" w14:dir="10800000" w14:sx="0" w14:sy="0" w14:kx="0" w14:ky="0" w14:algn="none">
            <w14:srgbClr w14:val="000000">
              <w14:alpha w14:val="50000"/>
            </w14:srgbClr>
          </w14:shadow>
        </w:rPr>
        <w:t xml:space="preserve"> Requirements</w:t>
      </w:r>
      <w:bookmarkEnd w:id="23"/>
    </w:p>
    <w:p w14:paraId="6F7F8C41" w14:textId="0CC8510E" w:rsidR="007803AF" w:rsidRPr="003C092B" w:rsidDel="00970158" w:rsidRDefault="007803AF" w:rsidP="005F6F4C">
      <w:pPr>
        <w:rPr>
          <w:del w:id="24" w:author="Arpine Mayilyan" w:date="2018-09-14T10:10:00Z"/>
        </w:rPr>
      </w:pPr>
    </w:p>
    <w:p w14:paraId="4694D7C0" w14:textId="15FDE497" w:rsidR="006921A3" w:rsidRDefault="006921A3" w:rsidP="006921A3">
      <w:pPr>
        <w:pStyle w:val="Heading2"/>
      </w:pPr>
      <w:bookmarkStart w:id="25" w:name="_Toc525144675"/>
      <w:r w:rsidRPr="006921A3">
        <w:t>Login</w:t>
      </w:r>
      <w:r>
        <w:t xml:space="preserve"> and </w:t>
      </w:r>
      <w:r w:rsidR="00732C82">
        <w:t>Registration</w:t>
      </w:r>
      <w:bookmarkEnd w:id="25"/>
    </w:p>
    <w:p w14:paraId="483725EF" w14:textId="77777777" w:rsidR="00C978B3" w:rsidRPr="00C978B3" w:rsidRDefault="00C978B3" w:rsidP="00C978B3">
      <w:pPr>
        <w:pStyle w:val="BodyText"/>
      </w:pPr>
    </w:p>
    <w:p w14:paraId="520995E6" w14:textId="4CAD60A9" w:rsidR="00C978B3" w:rsidRDefault="00A0144F" w:rsidP="00C978B3">
      <w:pPr>
        <w:pStyle w:val="BodyText"/>
        <w:jc w:val="center"/>
      </w:pPr>
      <w:r>
        <w:object w:dxaOrig="12556" w:dyaOrig="6751" w14:anchorId="4AA28E7A">
          <v:shape id="_x0000_i1026" type="#_x0000_t75" style="width:653.25pt;height:351.75pt" o:ole="">
            <v:imagedata r:id="rId11" o:title=""/>
          </v:shape>
          <o:OLEObject Type="Embed" ProgID="Visio.Drawing.15" ShapeID="_x0000_i1026" DrawAspect="Content" ObjectID="_1601987030" r:id="rId12"/>
        </w:object>
      </w:r>
    </w:p>
    <w:p w14:paraId="70043C64" w14:textId="77777777" w:rsidR="00C978B3" w:rsidRPr="00C978B3" w:rsidRDefault="00C978B3" w:rsidP="00C978B3">
      <w:pPr>
        <w:pStyle w:val="BodyText"/>
      </w:pPr>
    </w:p>
    <w:p w14:paraId="1ABDBFFF" w14:textId="0BEF3DD3" w:rsidR="0012567F" w:rsidRDefault="00B24AFC" w:rsidP="00D72AB2">
      <w:pPr>
        <w:pStyle w:val="Heading3"/>
        <w:spacing w:after="240"/>
      </w:pPr>
      <w:bookmarkStart w:id="26" w:name="_Toc525144676"/>
      <w:commentRangeStart w:id="27"/>
      <w:r>
        <w:lastRenderedPageBreak/>
        <w:t xml:space="preserve">User </w:t>
      </w:r>
      <w:r w:rsidR="00253B73">
        <w:t>Login</w:t>
      </w:r>
      <w:commentRangeEnd w:id="27"/>
      <w:r w:rsidR="00732C82">
        <w:rPr>
          <w:rStyle w:val="CommentReference"/>
          <w:rFonts w:ascii="Times New Roman" w:eastAsia="Times New Roman" w:hAnsi="Times New Roman" w:cs="Times New Roman"/>
          <w:b w:val="0"/>
          <w:color w:val="auto"/>
        </w:rPr>
        <w:commentReference w:id="27"/>
      </w:r>
      <w:bookmarkEnd w:id="26"/>
    </w:p>
    <w:tbl>
      <w:tblPr>
        <w:tblStyle w:val="ListTable3-Accent61"/>
        <w:tblW w:w="4478" w:type="pct"/>
        <w:tblInd w:w="562" w:type="dxa"/>
        <w:tblLayout w:type="fixed"/>
        <w:tblLook w:val="04A0" w:firstRow="1" w:lastRow="0" w:firstColumn="1" w:lastColumn="0" w:noHBand="0" w:noVBand="1"/>
      </w:tblPr>
      <w:tblGrid>
        <w:gridCol w:w="1584"/>
        <w:gridCol w:w="2737"/>
        <w:gridCol w:w="1440"/>
        <w:gridCol w:w="723"/>
        <w:gridCol w:w="864"/>
        <w:gridCol w:w="5286"/>
      </w:tblGrid>
      <w:tr w:rsidR="00AD72C2" w:rsidRPr="004C5B21" w14:paraId="45AC5864" w14:textId="77777777" w:rsidTr="004968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56A17CFD" w14:textId="77777777" w:rsidR="00AD72C2" w:rsidRPr="004C5B21" w:rsidRDefault="00AD72C2" w:rsidP="00271FB8">
            <w:pPr>
              <w:pStyle w:val="ListParagraph"/>
              <w:numPr>
                <w:ilvl w:val="0"/>
                <w:numId w:val="1"/>
              </w:numPr>
              <w:spacing w:before="120" w:after="120" w:line="276" w:lineRule="auto"/>
              <w:rPr>
                <w:rFonts w:asciiTheme="minorHAnsi" w:hAnsiTheme="minorHAnsi" w:cs="Arial"/>
                <w:b w:val="0"/>
                <w:color w:val="FFFFFF"/>
                <w:sz w:val="22"/>
                <w:szCs w:val="22"/>
              </w:rPr>
            </w:pPr>
            <w:bookmarkStart w:id="28" w:name="_Ref521420701"/>
          </w:p>
        </w:tc>
        <w:bookmarkEnd w:id="28"/>
        <w:tc>
          <w:tcPr>
            <w:tcW w:w="4373" w:type="pct"/>
            <w:gridSpan w:val="5"/>
          </w:tcPr>
          <w:p w14:paraId="0C44C7A9" w14:textId="0E8A9823" w:rsidR="00AD72C2" w:rsidRPr="00732C82" w:rsidRDefault="00732C82" w:rsidP="00056679">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 xml:space="preserve">User </w:t>
            </w:r>
            <w:r w:rsidR="007B7C86" w:rsidRPr="00732C82">
              <w:rPr>
                <w:rFonts w:asciiTheme="minorHAnsi" w:hAnsiTheme="minorHAnsi" w:cs="Tahoma"/>
                <w:b w:val="0"/>
                <w:color w:val="FFFFFF"/>
                <w:sz w:val="28"/>
                <w:szCs w:val="28"/>
              </w:rPr>
              <w:t>Login</w:t>
            </w:r>
          </w:p>
        </w:tc>
      </w:tr>
      <w:tr w:rsidR="00AD72C2" w:rsidRPr="004C5B21" w14:paraId="603D4E98" w14:textId="77777777" w:rsidTr="00496835">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7FC7BE6E" w14:textId="77777777" w:rsidR="00AD72C2" w:rsidRPr="004C5B21" w:rsidRDefault="00AD72C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2CE17474" w14:textId="329E88F5" w:rsidR="00AD72C2" w:rsidRPr="004C5B21" w:rsidRDefault="00AD72C2" w:rsidP="00B24AFC">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sidR="00B24AFC">
              <w:rPr>
                <w:rFonts w:asciiTheme="minorHAnsi" w:hAnsiTheme="minorHAnsi" w:cs="Arial"/>
                <w:sz w:val="22"/>
                <w:szCs w:val="22"/>
              </w:rPr>
              <w:t>Customer</w:t>
            </w:r>
            <w:r w:rsidR="00182966">
              <w:rPr>
                <w:rFonts w:asciiTheme="minorHAnsi" w:hAnsiTheme="minorHAnsi" w:cs="Arial"/>
                <w:sz w:val="22"/>
                <w:szCs w:val="22"/>
              </w:rPr>
              <w:t>/Applicant</w:t>
            </w:r>
          </w:p>
        </w:tc>
      </w:tr>
      <w:tr w:rsidR="00AD72C2" w:rsidRPr="004C5B21" w14:paraId="0D148477" w14:textId="77777777" w:rsidTr="00496835">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AFD0FDC" w14:textId="77777777" w:rsidR="00AD72C2" w:rsidRPr="004C5B21" w:rsidRDefault="00AD72C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4BBA854E" w14:textId="77777777" w:rsidR="00333FFA" w:rsidRDefault="00AD72C2" w:rsidP="0053544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p>
          <w:p w14:paraId="60644946" w14:textId="61B9C794" w:rsidR="00333FFA" w:rsidRDefault="00333FFA" w:rsidP="00271FB8">
            <w:pPr>
              <w:pStyle w:val="ListParagraph"/>
              <w:numPr>
                <w:ilvl w:val="0"/>
                <w:numId w:val="9"/>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has already registered a user</w:t>
            </w:r>
          </w:p>
          <w:p w14:paraId="49564150" w14:textId="55F984B0" w:rsidR="00AD72C2" w:rsidRPr="00333FFA" w:rsidRDefault="00535440" w:rsidP="00271FB8">
            <w:pPr>
              <w:pStyle w:val="ListParagraph"/>
              <w:numPr>
                <w:ilvl w:val="0"/>
                <w:numId w:val="9"/>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333FFA">
              <w:rPr>
                <w:rFonts w:asciiTheme="minorHAnsi" w:hAnsiTheme="minorHAnsi" w:cs="Arial"/>
                <w:sz w:val="22"/>
                <w:szCs w:val="22"/>
              </w:rPr>
              <w:t xml:space="preserve">Customer has navigated to </w:t>
            </w:r>
            <w:r w:rsidR="00581777" w:rsidRPr="00333FFA">
              <w:rPr>
                <w:rFonts w:asciiTheme="minorHAnsi" w:hAnsiTheme="minorHAnsi" w:cs="Arial"/>
                <w:sz w:val="22"/>
                <w:szCs w:val="22"/>
              </w:rPr>
              <w:t>user login page</w:t>
            </w:r>
          </w:p>
        </w:tc>
      </w:tr>
      <w:tr w:rsidR="00AD72C2" w:rsidRPr="004C5B21" w14:paraId="466633EC" w14:textId="77777777" w:rsidTr="00F0062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672A7A02" w14:textId="77777777" w:rsidR="00AD72C2" w:rsidRPr="004C5B21" w:rsidRDefault="00AD72C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63978214" w14:textId="77777777" w:rsidR="00AD72C2" w:rsidRPr="004C5B21" w:rsidRDefault="00AD72C2" w:rsidP="00056679">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AD72C2" w:rsidRPr="004C5B21" w14:paraId="1CEAEBF1" w14:textId="77777777" w:rsidTr="00B50EB0">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59E2CBD6" w14:textId="77777777" w:rsidR="00AD72C2" w:rsidRPr="004C5B21" w:rsidRDefault="00AD72C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31F55142" w14:textId="77777777" w:rsidR="00AD72C2" w:rsidRDefault="00581777" w:rsidP="00056679">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enters user login credentials:</w:t>
            </w:r>
          </w:p>
          <w:p w14:paraId="68D90ECB" w14:textId="585669CF" w:rsidR="009B6660" w:rsidRDefault="009B6660" w:rsidP="00271FB8">
            <w:pPr>
              <w:pStyle w:val="ListParagraph"/>
              <w:numPr>
                <w:ilvl w:val="0"/>
                <w:numId w:val="9"/>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Tax Identification Number (TIN) of company</w:t>
            </w:r>
          </w:p>
          <w:p w14:paraId="6CB2A82E" w14:textId="02CC7CF2" w:rsidR="00581777" w:rsidRPr="00581777" w:rsidRDefault="00581777" w:rsidP="00271FB8">
            <w:pPr>
              <w:pStyle w:val="ListParagraph"/>
              <w:numPr>
                <w:ilvl w:val="0"/>
                <w:numId w:val="9"/>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Password</w:t>
            </w:r>
          </w:p>
        </w:tc>
      </w:tr>
      <w:tr w:rsidR="00AD72C2" w:rsidRPr="004C5B21" w14:paraId="5E656D77" w14:textId="77777777" w:rsidTr="004968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7B6A4082" w14:textId="77777777" w:rsidR="00AD72C2" w:rsidRPr="004C5B21" w:rsidRDefault="00AD72C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3639B1C4" w14:textId="76B094E1" w:rsidR="00AD72C2" w:rsidRPr="004C5B21" w:rsidRDefault="00581777" w:rsidP="00D94B89">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presses Login button</w:t>
            </w:r>
          </w:p>
        </w:tc>
      </w:tr>
      <w:tr w:rsidR="00AD72C2" w:rsidRPr="004C5B21" w14:paraId="76E8029E" w14:textId="77777777" w:rsidTr="00496835">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BA43941" w14:textId="77777777" w:rsidR="00AD72C2" w:rsidRPr="004C5B21" w:rsidRDefault="00AD72C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76355418" w14:textId="77777777" w:rsidR="00AD72C2" w:rsidRPr="004C5B21" w:rsidRDefault="00AD72C2" w:rsidP="00056679">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AD72C2" w:rsidRPr="004C5B21" w14:paraId="603314E8" w14:textId="77777777" w:rsidTr="0049683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3DB968CD" w14:textId="77777777" w:rsidR="00AD72C2" w:rsidRPr="004C5B21" w:rsidRDefault="00AD72C2" w:rsidP="00271FB8">
            <w:pPr>
              <w:pStyle w:val="ListParagraph"/>
              <w:numPr>
                <w:ilvl w:val="2"/>
                <w:numId w:val="1"/>
              </w:numPr>
              <w:spacing w:before="120" w:after="120" w:line="276" w:lineRule="auto"/>
              <w:rPr>
                <w:rFonts w:asciiTheme="minorHAnsi" w:hAnsiTheme="minorHAnsi" w:cs="Tahoma"/>
                <w:b w:val="0"/>
                <w:sz w:val="22"/>
                <w:szCs w:val="22"/>
              </w:rPr>
            </w:pPr>
            <w:bookmarkStart w:id="29" w:name="_Ref501116810"/>
          </w:p>
        </w:tc>
        <w:bookmarkEnd w:id="29"/>
        <w:tc>
          <w:tcPr>
            <w:tcW w:w="4373" w:type="pct"/>
            <w:gridSpan w:val="5"/>
          </w:tcPr>
          <w:p w14:paraId="1D38FA69" w14:textId="089558B9" w:rsidR="00866BFA" w:rsidRPr="00866BFA" w:rsidRDefault="00581777"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has successful logged in</w:t>
            </w:r>
          </w:p>
          <w:p w14:paraId="0CF64EA0" w14:textId="2ECC25F3" w:rsidR="00AD72C2" w:rsidRPr="00866BFA" w:rsidRDefault="007B7C86" w:rsidP="00286F5B">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66BFA">
              <w:rPr>
                <w:rFonts w:asciiTheme="minorHAnsi" w:hAnsiTheme="minorHAnsi" w:cs="Arial"/>
                <w:sz w:val="22"/>
                <w:szCs w:val="22"/>
              </w:rPr>
              <w:t>After login user should be directed to Homepage</w:t>
            </w:r>
            <w:r w:rsidR="00796C6C" w:rsidRPr="00866BFA">
              <w:rPr>
                <w:rFonts w:asciiTheme="minorHAnsi" w:hAnsiTheme="minorHAnsi" w:cs="Arial"/>
                <w:sz w:val="22"/>
                <w:szCs w:val="22"/>
              </w:rPr>
              <w:t xml:space="preserve"> </w:t>
            </w:r>
          </w:p>
        </w:tc>
      </w:tr>
      <w:tr w:rsidR="00AD72C2" w:rsidRPr="004C5B21" w14:paraId="4B97B607" w14:textId="77777777" w:rsidTr="00496835">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6C0436B" w14:textId="77777777" w:rsidR="00AD72C2" w:rsidRPr="004C5B21" w:rsidRDefault="00AD72C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28E746E6" w14:textId="77777777" w:rsidR="00AD72C2" w:rsidRPr="004C5B21" w:rsidRDefault="00AD72C2" w:rsidP="00056679">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AD72C2" w:rsidRPr="004C5B21" w14:paraId="3DA6B73A" w14:textId="77777777" w:rsidTr="00496835">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162F0788" w14:textId="77777777" w:rsidR="00AD72C2" w:rsidRPr="004C5B21" w:rsidRDefault="00AD72C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2540AFD8" w14:textId="3741CA24" w:rsidR="00AD72C2" w:rsidRPr="004C5B21" w:rsidRDefault="00581777" w:rsidP="00581777">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presses Recover/Change Password</w:t>
            </w:r>
          </w:p>
        </w:tc>
      </w:tr>
      <w:tr w:rsidR="00581777" w:rsidRPr="004C5B21" w14:paraId="7DBD2DA1" w14:textId="77777777" w:rsidTr="00496835">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3D5A51AC" w14:textId="77777777" w:rsidR="00581777" w:rsidRPr="004C5B21" w:rsidRDefault="0058177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4CFC14F7" w14:textId="0D8A5675" w:rsidR="00581777" w:rsidRDefault="00581777" w:rsidP="00581777">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navigates to user registration page, if the Customer is using the system for the first time</w:t>
            </w:r>
          </w:p>
        </w:tc>
      </w:tr>
      <w:tr w:rsidR="00903D71" w:rsidRPr="004C5B21" w14:paraId="275D6633" w14:textId="77777777" w:rsidTr="00903D7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3BC34F0" w14:textId="77777777" w:rsidR="00903D71" w:rsidRPr="004C5B21" w:rsidRDefault="00903D71"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2647B0FB" w14:textId="35413732" w:rsidR="00903D71" w:rsidRPr="004C5B21" w:rsidRDefault="00B04927" w:rsidP="00903D7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00903D71" w:rsidRPr="004C5B21">
              <w:rPr>
                <w:rFonts w:asciiTheme="minorHAnsi" w:hAnsiTheme="minorHAnsi" w:cs="Arial"/>
                <w:b/>
                <w:sz w:val="22"/>
                <w:szCs w:val="22"/>
              </w:rPr>
              <w:t>:</w:t>
            </w:r>
          </w:p>
        </w:tc>
      </w:tr>
      <w:tr w:rsidR="00903D71" w:rsidRPr="004C5B21" w14:paraId="21277C7D" w14:textId="77777777" w:rsidTr="00903D71">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45268446" w14:textId="77777777" w:rsidR="00903D71" w:rsidRPr="004C5B21" w:rsidRDefault="00903D71"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7817B3AA" w14:textId="25624994" w:rsidR="00970158" w:rsidRDefault="00581777" w:rsidP="00903D7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If any of the entered login credentials is wrong, the system should show an error message</w:t>
            </w:r>
            <w:r w:rsidR="00732C82">
              <w:rPr>
                <w:rFonts w:asciiTheme="minorHAnsi" w:hAnsiTheme="minorHAnsi" w:cs="Tahoma"/>
                <w:sz w:val="22"/>
                <w:szCs w:val="22"/>
              </w:rPr>
              <w:t>.</w:t>
            </w:r>
            <w:r w:rsidR="00970158">
              <w:rPr>
                <w:rFonts w:asciiTheme="minorHAnsi" w:hAnsiTheme="minorHAnsi" w:cs="Tahoma"/>
                <w:sz w:val="22"/>
                <w:szCs w:val="22"/>
              </w:rPr>
              <w:t xml:space="preserve"> </w:t>
            </w:r>
          </w:p>
          <w:p w14:paraId="34B3A6B8" w14:textId="7E455526" w:rsidR="00970158" w:rsidRDefault="00970158" w:rsidP="00903D7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r>
              <w:rPr>
                <w:rFonts w:asciiTheme="minorHAnsi" w:hAnsiTheme="minorHAnsi" w:cs="Tahoma"/>
                <w:sz w:val="22"/>
                <w:szCs w:val="22"/>
              </w:rPr>
              <w:t xml:space="preserve">Error message 1: </w:t>
            </w:r>
            <w:r w:rsidR="008B3527" w:rsidRPr="008B3527">
              <w:rPr>
                <w:rFonts w:ascii="Sylfaen" w:hAnsi="Sylfaen" w:cs="Tahoma"/>
                <w:sz w:val="22"/>
                <w:szCs w:val="22"/>
                <w:lang w:val="hy-AM"/>
              </w:rPr>
              <w:t>Նման տվյալներով օգտատեր առկա չէ։ Խնդրում ենք գրանցել օգտատեր։</w:t>
            </w:r>
          </w:p>
          <w:p w14:paraId="44E0849F" w14:textId="25EC4172" w:rsidR="008B3527" w:rsidRPr="008B3527" w:rsidRDefault="008B3527" w:rsidP="00903D7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r w:rsidRPr="00F945F0">
              <w:rPr>
                <w:rFonts w:ascii="Sylfaen" w:hAnsi="Sylfaen" w:cs="Tahoma"/>
                <w:sz w:val="22"/>
                <w:szCs w:val="22"/>
                <w:lang w:val="hy-AM"/>
              </w:rPr>
              <w:lastRenderedPageBreak/>
              <w:t xml:space="preserve">Error message 2: </w:t>
            </w:r>
            <w:r>
              <w:rPr>
                <w:rFonts w:ascii="Sylfaen" w:hAnsi="Sylfaen" w:cs="Tahoma"/>
                <w:sz w:val="22"/>
                <w:szCs w:val="22"/>
                <w:lang w:val="hy-AM"/>
              </w:rPr>
              <w:t xml:space="preserve">Սխալ գաղտնաբառ </w:t>
            </w:r>
          </w:p>
          <w:p w14:paraId="71AD51C9" w14:textId="750626D0" w:rsidR="00970158" w:rsidRPr="008C4125" w:rsidRDefault="008B3527" w:rsidP="008B3527">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Pr>
                <w:rFonts w:ascii="Sylfaen" w:hAnsi="Sylfaen" w:cs="Tahoma"/>
                <w:sz w:val="22"/>
                <w:szCs w:val="22"/>
              </w:rPr>
              <w:t xml:space="preserve">If the user forgot password the system should show an error message to change password the same as in the personal online lending app. </w:t>
            </w:r>
          </w:p>
        </w:tc>
      </w:tr>
      <w:tr w:rsidR="00535440" w:rsidRPr="001E7EC9" w14:paraId="57EBB759" w14:textId="77777777" w:rsidTr="00585721">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1D1BF084" w14:textId="77777777" w:rsidR="00535440" w:rsidRPr="001E7EC9" w:rsidRDefault="00535440" w:rsidP="00271FB8">
            <w:pPr>
              <w:pStyle w:val="ListParagraph"/>
              <w:numPr>
                <w:ilvl w:val="1"/>
                <w:numId w:val="1"/>
              </w:numPr>
              <w:spacing w:before="120" w:after="120" w:line="276" w:lineRule="auto"/>
              <w:rPr>
                <w:rFonts w:asciiTheme="minorHAnsi" w:hAnsiTheme="minorHAnsi" w:cs="Tahoma"/>
                <w:sz w:val="22"/>
                <w:szCs w:val="22"/>
              </w:rPr>
            </w:pPr>
            <w:bookmarkStart w:id="30" w:name="_Ref509077038"/>
          </w:p>
        </w:tc>
        <w:bookmarkEnd w:id="30"/>
        <w:tc>
          <w:tcPr>
            <w:tcW w:w="4373" w:type="pct"/>
            <w:gridSpan w:val="5"/>
            <w:shd w:val="clear" w:color="auto" w:fill="C5E0B3" w:themeFill="accent6" w:themeFillTint="66"/>
          </w:tcPr>
          <w:p w14:paraId="53E6CA4C" w14:textId="4B305BAC" w:rsidR="00535440" w:rsidRPr="00253B73" w:rsidRDefault="00535440" w:rsidP="00732C8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sidR="00732C82">
              <w:rPr>
                <w:rFonts w:asciiTheme="minorHAnsi" w:hAnsiTheme="minorHAnsi" w:cs="Tahoma"/>
                <w:b/>
                <w:sz w:val="22"/>
                <w:szCs w:val="22"/>
              </w:rPr>
              <w:t xml:space="preserve">Login </w:t>
            </w:r>
            <w:r w:rsidR="00253B73">
              <w:rPr>
                <w:rFonts w:asciiTheme="minorHAnsi" w:hAnsiTheme="minorHAnsi" w:cs="Tahoma"/>
                <w:b/>
                <w:sz w:val="22"/>
                <w:szCs w:val="22"/>
              </w:rPr>
              <w:t>page</w:t>
            </w:r>
          </w:p>
        </w:tc>
      </w:tr>
      <w:tr w:rsidR="00535440" w:rsidRPr="004C5B21" w14:paraId="5CB56E98" w14:textId="77777777" w:rsidTr="00585721">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5F81FE8B" w14:textId="77777777" w:rsidR="00535440" w:rsidRPr="00246F18" w:rsidRDefault="00535440" w:rsidP="00585721">
            <w:pPr>
              <w:spacing w:before="120" w:after="120" w:line="276" w:lineRule="auto"/>
              <w:ind w:left="170"/>
              <w:rPr>
                <w:rFonts w:asciiTheme="minorHAnsi" w:hAnsiTheme="minorHAnsi" w:cs="Tahoma"/>
                <w:sz w:val="22"/>
                <w:szCs w:val="22"/>
              </w:rPr>
            </w:pPr>
          </w:p>
        </w:tc>
        <w:tc>
          <w:tcPr>
            <w:tcW w:w="1083" w:type="pct"/>
            <w:shd w:val="clear" w:color="auto" w:fill="C5E0B3" w:themeFill="accent6" w:themeFillTint="66"/>
          </w:tcPr>
          <w:p w14:paraId="190EFC48" w14:textId="77777777" w:rsidR="00535440" w:rsidRPr="004C5B21"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Field Name</w:t>
            </w:r>
          </w:p>
        </w:tc>
        <w:tc>
          <w:tcPr>
            <w:tcW w:w="570" w:type="pct"/>
            <w:shd w:val="clear" w:color="auto" w:fill="C5E0B3" w:themeFill="accent6" w:themeFillTint="66"/>
          </w:tcPr>
          <w:p w14:paraId="6EF10B34" w14:textId="77777777" w:rsidR="00535440" w:rsidRPr="00246F18"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46F18">
              <w:rPr>
                <w:rFonts w:asciiTheme="minorHAnsi" w:hAnsiTheme="minorHAnsi" w:cs="Tahoma"/>
                <w:sz w:val="22"/>
                <w:szCs w:val="22"/>
              </w:rPr>
              <w:t>Type</w:t>
            </w:r>
          </w:p>
        </w:tc>
        <w:tc>
          <w:tcPr>
            <w:tcW w:w="286" w:type="pct"/>
            <w:shd w:val="clear" w:color="auto" w:fill="C5E0B3" w:themeFill="accent6" w:themeFillTint="66"/>
          </w:tcPr>
          <w:p w14:paraId="3047BACF" w14:textId="77777777" w:rsidR="00535440" w:rsidRPr="00246F18"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Edit.</w:t>
            </w:r>
          </w:p>
        </w:tc>
        <w:tc>
          <w:tcPr>
            <w:tcW w:w="342" w:type="pct"/>
            <w:shd w:val="clear" w:color="auto" w:fill="C5E0B3" w:themeFill="accent6" w:themeFillTint="66"/>
          </w:tcPr>
          <w:p w14:paraId="4AD666D9" w14:textId="77777777" w:rsidR="00535440" w:rsidRPr="00246F18"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Mand.</w:t>
            </w:r>
          </w:p>
        </w:tc>
        <w:tc>
          <w:tcPr>
            <w:tcW w:w="2092" w:type="pct"/>
            <w:shd w:val="clear" w:color="auto" w:fill="C5E0B3" w:themeFill="accent6" w:themeFillTint="66"/>
          </w:tcPr>
          <w:p w14:paraId="1E346FE5" w14:textId="77777777" w:rsidR="00535440" w:rsidRPr="00246F18"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Description</w:t>
            </w:r>
          </w:p>
        </w:tc>
      </w:tr>
      <w:tr w:rsidR="00535440" w:rsidRPr="004C5B21" w14:paraId="5C1AD5E7"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3760A538" w14:textId="77777777" w:rsidR="00535440" w:rsidRPr="004C5B21" w:rsidRDefault="00535440"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11AF33AE" w14:textId="77EE32DF" w:rsidR="00535440" w:rsidRDefault="00A0144F"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TIN</w:t>
            </w:r>
          </w:p>
        </w:tc>
        <w:tc>
          <w:tcPr>
            <w:tcW w:w="570" w:type="pct"/>
          </w:tcPr>
          <w:p w14:paraId="095E67FD" w14:textId="218F4E7F" w:rsidR="00535440" w:rsidRDefault="00732C82"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86" w:type="pct"/>
          </w:tcPr>
          <w:p w14:paraId="05C81D38" w14:textId="4F617402" w:rsidR="00535440" w:rsidRDefault="00333FFA"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6915ABAF" w14:textId="77777777" w:rsidR="00535440" w:rsidRDefault="00535440"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92" w:type="pct"/>
          </w:tcPr>
          <w:p w14:paraId="6BE7878C" w14:textId="77777777" w:rsidR="00A0144F" w:rsidRDefault="00A0144F"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Company’s tax identification number</w:t>
            </w:r>
          </w:p>
          <w:p w14:paraId="7F683735" w14:textId="082299DD" w:rsidR="00535440" w:rsidRDefault="00A0144F"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Online verification of company in State Registry/EKENG database is done by this field</w:t>
            </w:r>
            <w:r w:rsidR="00333FFA">
              <w:rPr>
                <w:rFonts w:asciiTheme="minorHAnsi" w:hAnsiTheme="minorHAnsi" w:cs="Tahoma"/>
                <w:sz w:val="22"/>
                <w:szCs w:val="22"/>
              </w:rPr>
              <w:t>.</w:t>
            </w:r>
          </w:p>
        </w:tc>
      </w:tr>
      <w:tr w:rsidR="00535440" w:rsidRPr="004C5B21" w14:paraId="630E5AC7" w14:textId="77777777" w:rsidTr="00585721">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0C8CDD42" w14:textId="77777777" w:rsidR="00535440" w:rsidRPr="004C5B21" w:rsidRDefault="00535440"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1310D464" w14:textId="4B1E93FF" w:rsidR="00535440" w:rsidRDefault="00333FFA"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Password</w:t>
            </w:r>
          </w:p>
        </w:tc>
        <w:tc>
          <w:tcPr>
            <w:tcW w:w="570" w:type="pct"/>
          </w:tcPr>
          <w:p w14:paraId="07B0C8A3" w14:textId="77777777" w:rsidR="00535440" w:rsidRDefault="00535440"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240DD38F" w14:textId="4FAD1B49" w:rsidR="00535440" w:rsidRDefault="00333FFA"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4179CD38" w14:textId="77777777" w:rsidR="00535440" w:rsidRDefault="00535440"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92" w:type="pct"/>
          </w:tcPr>
          <w:p w14:paraId="6358DC75" w14:textId="683A1CC9" w:rsidR="00535440" w:rsidRPr="00333FFA" w:rsidRDefault="008A2D0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r>
              <w:rPr>
                <w:rFonts w:asciiTheme="minorHAnsi" w:hAnsiTheme="minorHAnsi" w:cs="Tahoma"/>
                <w:sz w:val="22"/>
                <w:szCs w:val="22"/>
              </w:rPr>
              <w:t>Password should contain at least 8 symbols, at least one uppercase, one lowercase and one digit</w:t>
            </w:r>
          </w:p>
        </w:tc>
      </w:tr>
    </w:tbl>
    <w:p w14:paraId="7C29178E" w14:textId="60654788" w:rsidR="00535440" w:rsidRDefault="00535440" w:rsidP="00056679">
      <w:pPr>
        <w:spacing w:before="120" w:after="120" w:line="276" w:lineRule="auto"/>
        <w:rPr>
          <w:rFonts w:asciiTheme="minorHAnsi" w:hAnsiTheme="minorHAnsi"/>
          <w:sz w:val="22"/>
          <w:szCs w:val="22"/>
        </w:rPr>
      </w:pPr>
    </w:p>
    <w:p w14:paraId="3068CABA" w14:textId="7222A91B" w:rsidR="00732C82" w:rsidRDefault="00732C82" w:rsidP="00F0062C">
      <w:pPr>
        <w:pStyle w:val="Heading3"/>
        <w:spacing w:after="240"/>
      </w:pPr>
      <w:bookmarkStart w:id="31" w:name="_Toc525144677"/>
      <w:r>
        <w:t>User Registration</w:t>
      </w:r>
      <w:bookmarkEnd w:id="31"/>
    </w:p>
    <w:tbl>
      <w:tblPr>
        <w:tblStyle w:val="ListTable3-Accent61"/>
        <w:tblW w:w="4478" w:type="pct"/>
        <w:tblInd w:w="562" w:type="dxa"/>
        <w:tblLayout w:type="fixed"/>
        <w:tblLook w:val="04A0" w:firstRow="1" w:lastRow="0" w:firstColumn="1" w:lastColumn="0" w:noHBand="0" w:noVBand="1"/>
      </w:tblPr>
      <w:tblGrid>
        <w:gridCol w:w="1584"/>
        <w:gridCol w:w="2737"/>
        <w:gridCol w:w="1440"/>
        <w:gridCol w:w="723"/>
        <w:gridCol w:w="864"/>
        <w:gridCol w:w="5286"/>
      </w:tblGrid>
      <w:tr w:rsidR="00732C82" w:rsidRPr="004C5B21" w14:paraId="76079E56" w14:textId="77777777" w:rsidTr="005857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3F360E5F" w14:textId="77777777" w:rsidR="00732C82" w:rsidRPr="004C5B21" w:rsidRDefault="00732C82" w:rsidP="00271FB8">
            <w:pPr>
              <w:pStyle w:val="ListParagraph"/>
              <w:numPr>
                <w:ilvl w:val="0"/>
                <w:numId w:val="1"/>
              </w:numPr>
              <w:spacing w:before="120" w:after="120" w:line="276" w:lineRule="auto"/>
              <w:rPr>
                <w:rFonts w:asciiTheme="minorHAnsi" w:hAnsiTheme="minorHAnsi" w:cs="Arial"/>
                <w:b w:val="0"/>
                <w:color w:val="FFFFFF"/>
                <w:sz w:val="22"/>
                <w:szCs w:val="22"/>
              </w:rPr>
            </w:pPr>
          </w:p>
        </w:tc>
        <w:tc>
          <w:tcPr>
            <w:tcW w:w="4373" w:type="pct"/>
            <w:gridSpan w:val="5"/>
          </w:tcPr>
          <w:p w14:paraId="17D23352" w14:textId="29C05C3E" w:rsidR="00732C82" w:rsidRPr="00732C82" w:rsidRDefault="00732C82" w:rsidP="00732C82">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User Registration</w:t>
            </w:r>
          </w:p>
        </w:tc>
      </w:tr>
      <w:tr w:rsidR="00732C82" w:rsidRPr="004C5B21" w14:paraId="3376B73C" w14:textId="77777777" w:rsidTr="0058572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1D52495F"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78D58C5D" w14:textId="5953B996" w:rsidR="00732C82" w:rsidRPr="004C5B21" w:rsidRDefault="00732C82"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Customer</w:t>
            </w:r>
            <w:r w:rsidR="00182966">
              <w:rPr>
                <w:rFonts w:asciiTheme="minorHAnsi" w:hAnsiTheme="minorHAnsi" w:cs="Arial"/>
                <w:sz w:val="22"/>
                <w:szCs w:val="22"/>
              </w:rPr>
              <w:t>/Applicant</w:t>
            </w:r>
          </w:p>
        </w:tc>
      </w:tr>
      <w:tr w:rsidR="00732C82" w:rsidRPr="004C5B21" w14:paraId="6F5DEB4E" w14:textId="77777777" w:rsidTr="00585721">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6C603E8D"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6083BC62" w14:textId="77777777" w:rsidR="00333FFA"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p>
          <w:p w14:paraId="636958A5" w14:textId="42C2D5AC" w:rsidR="00333FFA" w:rsidRDefault="00333FFA"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has no active user registered</w:t>
            </w:r>
          </w:p>
          <w:p w14:paraId="434CAB8C" w14:textId="18864388" w:rsidR="00732C82" w:rsidRPr="00333FFA" w:rsidRDefault="00732C8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333FFA">
              <w:rPr>
                <w:rFonts w:asciiTheme="minorHAnsi" w:hAnsiTheme="minorHAnsi" w:cs="Arial"/>
                <w:sz w:val="22"/>
                <w:szCs w:val="22"/>
              </w:rPr>
              <w:t xml:space="preserve">Customer has navigated to user </w:t>
            </w:r>
            <w:r w:rsidR="00333FFA">
              <w:rPr>
                <w:rFonts w:asciiTheme="minorHAnsi" w:hAnsiTheme="minorHAnsi" w:cs="Arial"/>
                <w:sz w:val="22"/>
                <w:szCs w:val="22"/>
              </w:rPr>
              <w:t xml:space="preserve">registration </w:t>
            </w:r>
            <w:r w:rsidRPr="00333FFA">
              <w:rPr>
                <w:rFonts w:asciiTheme="minorHAnsi" w:hAnsiTheme="minorHAnsi" w:cs="Arial"/>
                <w:sz w:val="22"/>
                <w:szCs w:val="22"/>
              </w:rPr>
              <w:t>page</w:t>
            </w:r>
          </w:p>
        </w:tc>
      </w:tr>
      <w:tr w:rsidR="00732C82" w:rsidRPr="004C5B21" w14:paraId="38927F21" w14:textId="77777777" w:rsidTr="0058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0118FA30"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3642B7D0" w14:textId="77777777" w:rsidR="00732C82" w:rsidRPr="004C5B21" w:rsidRDefault="00732C82"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732C82" w:rsidRPr="004C5B21" w14:paraId="67A0BE68" w14:textId="77777777" w:rsidTr="00585721">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6723EEC0" w14:textId="77777777" w:rsidR="00732C82" w:rsidRPr="00B9278F" w:rsidRDefault="00732C8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18D362A2" w14:textId="77777777" w:rsidR="00732C82" w:rsidRPr="00B9278F" w:rsidRDefault="00914E10" w:rsidP="0018296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F</w:t>
            </w:r>
            <w:r w:rsidR="00AE6223" w:rsidRPr="00B9278F">
              <w:rPr>
                <w:rFonts w:asciiTheme="minorHAnsi" w:hAnsiTheme="minorHAnsi" w:cs="Tahoma"/>
                <w:sz w:val="22"/>
                <w:szCs w:val="22"/>
              </w:rPr>
              <w:t>ills user registration form:</w:t>
            </w:r>
          </w:p>
          <w:p w14:paraId="07CF8CD6" w14:textId="2890B733"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First name of applicant</w:t>
            </w:r>
            <w:r w:rsidR="00A04D9D" w:rsidRPr="00B9278F">
              <w:rPr>
                <w:rFonts w:asciiTheme="minorHAnsi" w:hAnsiTheme="minorHAnsi" w:cs="Tahoma"/>
                <w:sz w:val="22"/>
                <w:szCs w:val="22"/>
              </w:rPr>
              <w:t xml:space="preserve"> in English</w:t>
            </w:r>
          </w:p>
          <w:p w14:paraId="5062F9DC" w14:textId="0CD366EE"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Last name of applicant</w:t>
            </w:r>
            <w:r w:rsidR="00A04D9D" w:rsidRPr="00B9278F">
              <w:rPr>
                <w:rFonts w:asciiTheme="minorHAnsi" w:hAnsiTheme="minorHAnsi" w:cs="Tahoma"/>
                <w:sz w:val="22"/>
                <w:szCs w:val="22"/>
              </w:rPr>
              <w:t xml:space="preserve"> in English</w:t>
            </w:r>
          </w:p>
          <w:p w14:paraId="29DC43BF" w14:textId="758B03BF"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lastRenderedPageBreak/>
              <w:t>Social security</w:t>
            </w:r>
            <w:r w:rsidR="00EE2263" w:rsidRPr="00B9278F">
              <w:rPr>
                <w:rFonts w:asciiTheme="minorHAnsi" w:hAnsiTheme="minorHAnsi" w:cs="Tahoma"/>
                <w:sz w:val="22"/>
                <w:szCs w:val="22"/>
              </w:rPr>
              <w:t>/services</w:t>
            </w:r>
            <w:r w:rsidRPr="00B9278F">
              <w:rPr>
                <w:rFonts w:asciiTheme="minorHAnsi" w:hAnsiTheme="minorHAnsi" w:cs="Tahoma"/>
                <w:sz w:val="22"/>
                <w:szCs w:val="22"/>
              </w:rPr>
              <w:t xml:space="preserve"> number (SSN) of applicant</w:t>
            </w:r>
          </w:p>
          <w:p w14:paraId="128A30B4" w14:textId="6F3096F6"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Tax Identification Number (TIN) of company</w:t>
            </w:r>
          </w:p>
          <w:p w14:paraId="40829866" w14:textId="0F299E8E"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 xml:space="preserve">Mobile phone number of </w:t>
            </w:r>
            <w:r w:rsidR="008A2D0D" w:rsidRPr="00B9278F">
              <w:rPr>
                <w:rFonts w:asciiTheme="minorHAnsi" w:hAnsiTheme="minorHAnsi" w:cs="Tahoma"/>
                <w:sz w:val="22"/>
                <w:szCs w:val="22"/>
              </w:rPr>
              <w:t xml:space="preserve">the </w:t>
            </w:r>
            <w:r w:rsidRPr="00B9278F">
              <w:rPr>
                <w:rFonts w:asciiTheme="minorHAnsi" w:hAnsiTheme="minorHAnsi" w:cs="Tahoma"/>
                <w:sz w:val="22"/>
                <w:szCs w:val="22"/>
              </w:rPr>
              <w:t>applicant</w:t>
            </w:r>
          </w:p>
          <w:p w14:paraId="39D95BFD" w14:textId="0005B062"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 xml:space="preserve">Email of </w:t>
            </w:r>
            <w:r w:rsidR="008A2D0D" w:rsidRPr="00B9278F">
              <w:rPr>
                <w:rFonts w:asciiTheme="minorHAnsi" w:hAnsiTheme="minorHAnsi" w:cs="Tahoma"/>
                <w:sz w:val="22"/>
                <w:szCs w:val="22"/>
              </w:rPr>
              <w:t xml:space="preserve">the </w:t>
            </w:r>
            <w:r w:rsidRPr="00B9278F">
              <w:rPr>
                <w:rFonts w:asciiTheme="minorHAnsi" w:hAnsiTheme="minorHAnsi" w:cs="Tahoma"/>
                <w:sz w:val="22"/>
                <w:szCs w:val="22"/>
              </w:rPr>
              <w:t>applicant</w:t>
            </w:r>
          </w:p>
          <w:p w14:paraId="0C4EACD5" w14:textId="77777777"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Password</w:t>
            </w:r>
          </w:p>
          <w:p w14:paraId="45D08679" w14:textId="77777777"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Confirm password</w:t>
            </w:r>
          </w:p>
          <w:p w14:paraId="31E6358A" w14:textId="317AF812" w:rsidR="00182966" w:rsidRPr="00B9278F" w:rsidRDefault="0018296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9278F">
              <w:rPr>
                <w:rFonts w:asciiTheme="minorHAnsi" w:hAnsiTheme="minorHAnsi" w:cs="Tahoma"/>
                <w:sz w:val="22"/>
                <w:szCs w:val="22"/>
              </w:rPr>
              <w:t>Accept Terms and Conditions</w:t>
            </w:r>
          </w:p>
        </w:tc>
      </w:tr>
      <w:tr w:rsidR="00732C82" w:rsidRPr="004C5B21" w14:paraId="798683DF" w14:textId="77777777" w:rsidTr="0058572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1CB57C5E" w14:textId="77777777" w:rsidR="00732C82" w:rsidRPr="004C5B21" w:rsidRDefault="00732C8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7970DACB" w14:textId="1EA2B9FA" w:rsidR="00AE6223" w:rsidRPr="004C5B21" w:rsidRDefault="00914E10" w:rsidP="00914E10">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Opens and </w:t>
            </w:r>
            <w:r w:rsidR="00AE6223">
              <w:rPr>
                <w:rFonts w:asciiTheme="minorHAnsi" w:hAnsiTheme="minorHAnsi" w:cs="Tahoma"/>
                <w:sz w:val="22"/>
                <w:szCs w:val="22"/>
              </w:rPr>
              <w:t>reads terms and conditions by clicking on the hyperlink</w:t>
            </w:r>
            <w:r>
              <w:rPr>
                <w:rFonts w:asciiTheme="minorHAnsi" w:hAnsiTheme="minorHAnsi" w:cs="Tahoma"/>
                <w:sz w:val="22"/>
                <w:szCs w:val="22"/>
              </w:rPr>
              <w:t>, then accepts the T&amp;D</w:t>
            </w:r>
          </w:p>
        </w:tc>
      </w:tr>
      <w:tr w:rsidR="00AE6223" w:rsidRPr="004C5B21" w14:paraId="43DEAEE2" w14:textId="77777777" w:rsidTr="00585721">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083B0413" w14:textId="77777777" w:rsidR="00AE6223" w:rsidRPr="004C5B21" w:rsidRDefault="00AE6223"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5B180758" w14:textId="4D208251" w:rsidR="00AE6223" w:rsidRDefault="00914E10" w:rsidP="00AE622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Presses Register button</w:t>
            </w:r>
          </w:p>
        </w:tc>
      </w:tr>
      <w:tr w:rsidR="00AE6223" w:rsidRPr="004C5B21" w14:paraId="19F6CD00" w14:textId="77777777" w:rsidTr="0058572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3A0EDA03" w14:textId="77777777" w:rsidR="00AE6223" w:rsidRPr="004C5B21" w:rsidRDefault="00AE6223"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66CE78A2" w14:textId="01F5E30F" w:rsidR="00AE6223" w:rsidRDefault="00914E10" w:rsidP="0018296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verifies </w:t>
            </w:r>
            <w:r w:rsidR="00182966">
              <w:rPr>
                <w:rFonts w:asciiTheme="minorHAnsi" w:hAnsiTheme="minorHAnsi" w:cs="Tahoma"/>
                <w:sz w:val="22"/>
                <w:szCs w:val="22"/>
              </w:rPr>
              <w:t>Applicant’s SSN online</w:t>
            </w:r>
            <w:r w:rsidR="00726E5A">
              <w:rPr>
                <w:rFonts w:asciiTheme="minorHAnsi" w:hAnsiTheme="minorHAnsi" w:cs="Tahoma"/>
                <w:sz w:val="22"/>
                <w:szCs w:val="22"/>
              </w:rPr>
              <w:t xml:space="preserve"> from Nork database</w:t>
            </w:r>
          </w:p>
        </w:tc>
      </w:tr>
      <w:tr w:rsidR="00AE6223" w:rsidRPr="004C5B21" w14:paraId="2006B706" w14:textId="77777777" w:rsidTr="00585721">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64348A0F" w14:textId="77777777" w:rsidR="00AE6223" w:rsidRPr="004C5B21" w:rsidRDefault="00AE6223"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4EA160AD" w14:textId="466E8F0D" w:rsidR="00AE6223" w:rsidRDefault="00182966" w:rsidP="00726E5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verifies TIN online</w:t>
            </w:r>
            <w:r w:rsidR="00726E5A">
              <w:rPr>
                <w:rFonts w:asciiTheme="minorHAnsi" w:hAnsiTheme="minorHAnsi" w:cs="Tahoma"/>
                <w:sz w:val="22"/>
                <w:szCs w:val="22"/>
              </w:rPr>
              <w:t xml:space="preserve"> from State Registry database</w:t>
            </w:r>
            <w:r w:rsidR="00CE79EF">
              <w:rPr>
                <w:rFonts w:asciiTheme="minorHAnsi" w:hAnsiTheme="minorHAnsi" w:cs="Tahoma"/>
                <w:sz w:val="22"/>
                <w:szCs w:val="22"/>
              </w:rPr>
              <w:t>/EKENG</w:t>
            </w:r>
          </w:p>
        </w:tc>
      </w:tr>
      <w:tr w:rsidR="009C28C1" w:rsidRPr="004C5B21" w14:paraId="27CAAC07" w14:textId="77777777" w:rsidTr="0058572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593BD6F1" w14:textId="77777777" w:rsidR="009C28C1" w:rsidRPr="004C5B21" w:rsidRDefault="009C28C1"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67B1B71C" w14:textId="6488B8FC" w:rsidR="009C28C1" w:rsidRDefault="009C28C1" w:rsidP="009C28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verifies phone number by sending an SMS message, containing a 4-digit code, and opens a field where the code should be entered</w:t>
            </w:r>
          </w:p>
        </w:tc>
      </w:tr>
      <w:tr w:rsidR="009C28C1" w:rsidRPr="004C5B21" w14:paraId="7D84F78D" w14:textId="77777777" w:rsidTr="00585721">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6A118378" w14:textId="77777777" w:rsidR="009C28C1" w:rsidRPr="004C5B21" w:rsidRDefault="009C28C1"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3CED7A98" w14:textId="0FFFC9CB" w:rsidR="009C28C1" w:rsidRDefault="009C28C1" w:rsidP="009C28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enters the 4-digit code to confirm phone number.</w:t>
            </w:r>
          </w:p>
        </w:tc>
      </w:tr>
      <w:tr w:rsidR="00182966" w:rsidRPr="004C5B21" w14:paraId="448C9D69" w14:textId="77777777" w:rsidTr="0058572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45277884" w14:textId="77777777" w:rsidR="00182966" w:rsidRPr="004C5B21" w:rsidRDefault="00182966"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1647336D" w14:textId="73840A76" w:rsidR="00182966" w:rsidRDefault="00726E5A" w:rsidP="00AE622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registers customer by creating a user record</w:t>
            </w:r>
          </w:p>
        </w:tc>
      </w:tr>
      <w:tr w:rsidR="00732C82" w:rsidRPr="004C5B21" w14:paraId="67096C8B" w14:textId="77777777" w:rsidTr="0058572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87DF208"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52BAE5A9" w14:textId="77777777" w:rsidR="00732C82" w:rsidRPr="004C5B21"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732C82" w:rsidRPr="004C5B21" w14:paraId="7B651128" w14:textId="77777777" w:rsidTr="0058572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6F95FCC4" w14:textId="77777777" w:rsidR="00732C82" w:rsidRPr="004C5B21" w:rsidRDefault="00732C8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680ED719" w14:textId="566972A2" w:rsidR="00732C82" w:rsidRPr="00866BFA" w:rsidRDefault="00732C82"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Customer has successful </w:t>
            </w:r>
            <w:r w:rsidR="00726E5A">
              <w:rPr>
                <w:rFonts w:asciiTheme="minorHAnsi" w:hAnsiTheme="minorHAnsi" w:cs="Arial"/>
                <w:sz w:val="22"/>
                <w:szCs w:val="22"/>
              </w:rPr>
              <w:t>registered</w:t>
            </w:r>
          </w:p>
          <w:p w14:paraId="1C5EC981" w14:textId="604A0FD4" w:rsidR="00732C82" w:rsidRPr="00866BFA" w:rsidRDefault="00732C82"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66BFA">
              <w:rPr>
                <w:rFonts w:asciiTheme="minorHAnsi" w:hAnsiTheme="minorHAnsi" w:cs="Arial"/>
                <w:sz w:val="22"/>
                <w:szCs w:val="22"/>
              </w:rPr>
              <w:t xml:space="preserve">After </w:t>
            </w:r>
            <w:r w:rsidR="00726E5A">
              <w:rPr>
                <w:rFonts w:asciiTheme="minorHAnsi" w:hAnsiTheme="minorHAnsi" w:cs="Arial"/>
                <w:sz w:val="22"/>
                <w:szCs w:val="22"/>
              </w:rPr>
              <w:t xml:space="preserve">registration </w:t>
            </w:r>
            <w:r w:rsidRPr="00866BFA">
              <w:rPr>
                <w:rFonts w:asciiTheme="minorHAnsi" w:hAnsiTheme="minorHAnsi" w:cs="Arial"/>
                <w:sz w:val="22"/>
                <w:szCs w:val="22"/>
              </w:rPr>
              <w:t xml:space="preserve">user should be directed to </w:t>
            </w:r>
            <w:r w:rsidR="00726E5A">
              <w:rPr>
                <w:rFonts w:asciiTheme="minorHAnsi" w:hAnsiTheme="minorHAnsi" w:cs="Arial"/>
                <w:sz w:val="22"/>
                <w:szCs w:val="22"/>
              </w:rPr>
              <w:t xml:space="preserve">Login page </w:t>
            </w:r>
            <w:r w:rsidRPr="00866BFA">
              <w:rPr>
                <w:rFonts w:asciiTheme="minorHAnsi" w:hAnsiTheme="minorHAnsi" w:cs="Arial"/>
                <w:sz w:val="22"/>
                <w:szCs w:val="22"/>
              </w:rPr>
              <w:t>(</w:t>
            </w:r>
            <w:r w:rsidR="00726E5A">
              <w:rPr>
                <w:rFonts w:asciiTheme="minorHAnsi" w:hAnsiTheme="minorHAnsi" w:cs="Arial"/>
                <w:sz w:val="22"/>
                <w:szCs w:val="22"/>
              </w:rPr>
              <w:fldChar w:fldCharType="begin"/>
            </w:r>
            <w:r w:rsidR="00726E5A">
              <w:rPr>
                <w:rFonts w:asciiTheme="minorHAnsi" w:hAnsiTheme="minorHAnsi" w:cs="Arial"/>
                <w:sz w:val="22"/>
                <w:szCs w:val="22"/>
              </w:rPr>
              <w:instrText xml:space="preserve"> REF _Ref521420701 \r \h </w:instrText>
            </w:r>
            <w:r w:rsidR="00726E5A">
              <w:rPr>
                <w:rFonts w:asciiTheme="minorHAnsi" w:hAnsiTheme="minorHAnsi" w:cs="Arial"/>
                <w:sz w:val="22"/>
                <w:szCs w:val="22"/>
              </w:rPr>
            </w:r>
            <w:r w:rsidR="00726E5A">
              <w:rPr>
                <w:rFonts w:asciiTheme="minorHAnsi" w:hAnsiTheme="minorHAnsi" w:cs="Arial"/>
                <w:sz w:val="22"/>
                <w:szCs w:val="22"/>
              </w:rPr>
              <w:fldChar w:fldCharType="separate"/>
            </w:r>
            <w:r w:rsidR="00311FC1">
              <w:rPr>
                <w:rFonts w:asciiTheme="minorHAnsi" w:hAnsiTheme="minorHAnsi" w:cs="Arial"/>
                <w:sz w:val="22"/>
                <w:szCs w:val="22"/>
              </w:rPr>
              <w:t>FR_1.0</w:t>
            </w:r>
            <w:r w:rsidR="00726E5A">
              <w:rPr>
                <w:rFonts w:asciiTheme="minorHAnsi" w:hAnsiTheme="minorHAnsi" w:cs="Arial"/>
                <w:sz w:val="22"/>
                <w:szCs w:val="22"/>
              </w:rPr>
              <w:fldChar w:fldCharType="end"/>
            </w:r>
            <w:r w:rsidRPr="00866BFA">
              <w:rPr>
                <w:rFonts w:asciiTheme="minorHAnsi" w:hAnsiTheme="minorHAnsi" w:cs="Arial"/>
                <w:sz w:val="22"/>
                <w:szCs w:val="22"/>
              </w:rPr>
              <w:t>)</w:t>
            </w:r>
          </w:p>
        </w:tc>
      </w:tr>
      <w:tr w:rsidR="00732C82" w:rsidRPr="004C5B21" w14:paraId="6C7E5095" w14:textId="77777777" w:rsidTr="0058572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6F502DAE"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shd w:val="clear" w:color="auto" w:fill="D9D9D9" w:themeFill="background1" w:themeFillShade="D9"/>
          </w:tcPr>
          <w:p w14:paraId="71F559AE" w14:textId="77777777" w:rsidR="00732C82" w:rsidRPr="004C5B21"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732C82" w:rsidRPr="004C5B21" w14:paraId="1313BEF5" w14:textId="77777777" w:rsidTr="0058572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44E66561" w14:textId="77777777" w:rsidR="00732C82" w:rsidRPr="004C5B21" w:rsidRDefault="00732C8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Pr>
          <w:p w14:paraId="55CC20D0" w14:textId="3AFBFAED" w:rsidR="00732C82" w:rsidRPr="004C5B21" w:rsidRDefault="00732C82" w:rsidP="00726E5A">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Customer </w:t>
            </w:r>
            <w:r w:rsidR="00726E5A">
              <w:rPr>
                <w:rFonts w:asciiTheme="minorHAnsi" w:hAnsiTheme="minorHAnsi" w:cs="Arial"/>
                <w:sz w:val="22"/>
                <w:szCs w:val="22"/>
              </w:rPr>
              <w:t>should be able to navigate to Login page from registration page</w:t>
            </w:r>
          </w:p>
        </w:tc>
      </w:tr>
      <w:tr w:rsidR="00732C82" w:rsidRPr="004C5B21" w14:paraId="7AE17474" w14:textId="77777777" w:rsidTr="00AE0FCE">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778F695A" w14:textId="77777777" w:rsidR="00732C82" w:rsidRPr="004C5B21" w:rsidRDefault="00732C82"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5"/>
            <w:tcBorders>
              <w:bottom w:val="nil"/>
            </w:tcBorders>
            <w:shd w:val="clear" w:color="auto" w:fill="D9D9D9" w:themeFill="background1" w:themeFillShade="D9"/>
          </w:tcPr>
          <w:p w14:paraId="53C9AC3D" w14:textId="77777777" w:rsidR="00732C82" w:rsidRPr="004C5B21"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732C82" w:rsidRPr="006C2D5F" w14:paraId="7DD56E98" w14:textId="77777777" w:rsidTr="00AE0F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363D6D3E" w14:textId="77777777" w:rsidR="00732C82" w:rsidRPr="004C5B21" w:rsidRDefault="00732C8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5"/>
            <w:tcBorders>
              <w:top w:val="nil"/>
              <w:left w:val="nil"/>
              <w:bottom w:val="nil"/>
              <w:right w:val="nil"/>
            </w:tcBorders>
          </w:tcPr>
          <w:p w14:paraId="21092E4A" w14:textId="77777777" w:rsidR="00274BB9" w:rsidRDefault="00274BB9" w:rsidP="00585721">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does not register customer in the following cases:</w:t>
            </w:r>
          </w:p>
          <w:p w14:paraId="6359A4D1" w14:textId="77777777" w:rsidR="00274BB9" w:rsidRPr="00274BB9" w:rsidRDefault="00274BB9"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lastRenderedPageBreak/>
              <w:t>Online verification fails for SSN and TIN</w:t>
            </w:r>
          </w:p>
          <w:p w14:paraId="6E0D52F7" w14:textId="77777777" w:rsidR="00274BB9" w:rsidRPr="00274BB9" w:rsidRDefault="00274BB9"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Passwords entered do not match</w:t>
            </w:r>
          </w:p>
          <w:p w14:paraId="7735A969" w14:textId="77777777" w:rsidR="00274BB9" w:rsidRPr="00274BB9" w:rsidRDefault="00274BB9"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Entered password does not meet minimum requirements</w:t>
            </w:r>
          </w:p>
          <w:p w14:paraId="35DC6F55" w14:textId="7C424424" w:rsidR="00274BB9" w:rsidRPr="00274BB9" w:rsidRDefault="00274BB9"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Any of the fields is not filled</w:t>
            </w:r>
            <w:r w:rsidR="008A2D0D">
              <w:rPr>
                <w:rFonts w:asciiTheme="minorHAnsi" w:hAnsiTheme="minorHAnsi" w:cs="Tahoma"/>
                <w:sz w:val="22"/>
                <w:szCs w:val="22"/>
              </w:rPr>
              <w:t xml:space="preserve"> in</w:t>
            </w:r>
          </w:p>
          <w:p w14:paraId="014E74B3" w14:textId="77777777" w:rsidR="00A83EB5" w:rsidRPr="00A83EB5" w:rsidRDefault="00274BB9"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Terms and Conditions are not accepted</w:t>
            </w:r>
          </w:p>
          <w:p w14:paraId="693555FE" w14:textId="77777777" w:rsidR="00A83EB5" w:rsidRPr="00A83EB5" w:rsidRDefault="00A83EB5"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Email is not valid</w:t>
            </w:r>
          </w:p>
          <w:p w14:paraId="727A5B78" w14:textId="5F4BFB9E" w:rsidR="00732C82" w:rsidRPr="00AE0FCE" w:rsidRDefault="00A83EB5"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In all the above cases</w:t>
            </w:r>
            <w:r w:rsidR="00A634C8">
              <w:rPr>
                <w:rFonts w:asciiTheme="minorHAnsi" w:hAnsiTheme="minorHAnsi" w:cs="Tahoma"/>
                <w:sz w:val="22"/>
                <w:szCs w:val="22"/>
              </w:rPr>
              <w:t>,</w:t>
            </w:r>
            <w:r>
              <w:rPr>
                <w:rFonts w:asciiTheme="minorHAnsi" w:hAnsiTheme="minorHAnsi" w:cs="Tahoma"/>
                <w:sz w:val="22"/>
                <w:szCs w:val="22"/>
              </w:rPr>
              <w:t xml:space="preserve"> system should show specific rejection messages</w:t>
            </w:r>
            <w:r w:rsidR="00A26C58" w:rsidRPr="00AE0FCE">
              <w:rPr>
                <w:rFonts w:asciiTheme="minorHAnsi" w:hAnsiTheme="minorHAnsi" w:cs="Tahoma"/>
                <w:sz w:val="22"/>
                <w:szCs w:val="22"/>
              </w:rPr>
              <w:t xml:space="preserve"> and should be filled in red if mandatory fields are empty. </w:t>
            </w:r>
          </w:p>
          <w:p w14:paraId="12B7EFA8" w14:textId="0250A45A" w:rsidR="002E78A5" w:rsidRPr="00AE0FCE" w:rsidRDefault="002E78A5"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 xml:space="preserve">Error message 1: </w:t>
            </w:r>
            <w:commentRangeStart w:id="32"/>
            <w:r w:rsidR="00AE0FCE">
              <w:rPr>
                <w:rFonts w:ascii="Sylfaen" w:hAnsi="Sylfaen" w:cs="Tahoma"/>
                <w:sz w:val="22"/>
                <w:szCs w:val="22"/>
                <w:lang w:val="hy-AM"/>
              </w:rPr>
              <w:t>Նման բջջային հեռախոսահամար գոյություն չունի</w:t>
            </w:r>
            <w:commentRangeEnd w:id="32"/>
            <w:r w:rsidR="008B4A3E">
              <w:rPr>
                <w:rStyle w:val="CommentReference"/>
              </w:rPr>
              <w:commentReference w:id="32"/>
            </w:r>
          </w:p>
          <w:p w14:paraId="24CE530F" w14:textId="479597A2" w:rsidR="002E78A5" w:rsidRPr="00AE0FCE" w:rsidRDefault="00663CA7"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Error message 2: </w:t>
            </w:r>
            <w:r>
              <w:rPr>
                <w:rFonts w:ascii="Sylfaen" w:hAnsi="Sylfaen" w:cs="Tahoma"/>
                <w:sz w:val="22"/>
                <w:szCs w:val="22"/>
                <w:lang w:val="hy-AM"/>
              </w:rPr>
              <w:t>Նման բջջային հեռախոսահամարով</w:t>
            </w:r>
            <w:r w:rsidR="008B4A3E">
              <w:rPr>
                <w:rFonts w:ascii="Sylfaen" w:hAnsi="Sylfaen" w:cs="Tahoma"/>
                <w:sz w:val="22"/>
                <w:szCs w:val="22"/>
              </w:rPr>
              <w:t xml:space="preserve"> օ</w:t>
            </w:r>
            <w:r w:rsidR="008B4A3E">
              <w:rPr>
                <w:rFonts w:ascii="Sylfaen" w:hAnsi="Sylfaen" w:cs="Tahoma"/>
                <w:sz w:val="22"/>
                <w:szCs w:val="22"/>
                <w:lang w:val="hy-AM"/>
              </w:rPr>
              <w:t>գտատեր</w:t>
            </w:r>
            <w:r>
              <w:rPr>
                <w:rFonts w:ascii="Sylfaen" w:hAnsi="Sylfaen" w:cs="Tahoma"/>
                <w:sz w:val="22"/>
                <w:szCs w:val="22"/>
                <w:lang w:val="hy-AM"/>
              </w:rPr>
              <w:t xml:space="preserve"> </w:t>
            </w:r>
            <w:r w:rsidR="003A0EC4">
              <w:rPr>
                <w:rFonts w:ascii="Sylfaen" w:hAnsi="Sylfaen" w:cs="Tahoma"/>
                <w:sz w:val="22"/>
                <w:szCs w:val="22"/>
              </w:rPr>
              <w:t xml:space="preserve">արդեն </w:t>
            </w:r>
            <w:r>
              <w:rPr>
                <w:rFonts w:ascii="Sylfaen" w:hAnsi="Sylfaen" w:cs="Tahoma"/>
                <w:sz w:val="22"/>
                <w:szCs w:val="22"/>
                <w:lang w:val="hy-AM"/>
              </w:rPr>
              <w:t xml:space="preserve">առկա է </w:t>
            </w:r>
          </w:p>
          <w:p w14:paraId="556BC1D4" w14:textId="1B645153" w:rsidR="002E78A5" w:rsidRPr="00AE0FCE" w:rsidRDefault="002E78A5"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Error message 3:</w:t>
            </w:r>
            <w:r w:rsidR="00663CA7">
              <w:rPr>
                <w:rFonts w:ascii="Sylfaen" w:hAnsi="Sylfaen" w:cs="Tahoma"/>
                <w:sz w:val="22"/>
                <w:szCs w:val="22"/>
                <w:lang w:val="hy-AM"/>
              </w:rPr>
              <w:t xml:space="preserve"> </w:t>
            </w:r>
            <w:commentRangeStart w:id="33"/>
            <w:r w:rsidR="00663CA7">
              <w:rPr>
                <w:rFonts w:ascii="Sylfaen" w:hAnsi="Sylfaen" w:cs="Tahoma"/>
                <w:sz w:val="22"/>
                <w:szCs w:val="22"/>
                <w:lang w:val="hy-AM"/>
              </w:rPr>
              <w:t>Նման էլեկտրոնային հասցե գոյություն չունի</w:t>
            </w:r>
            <w:r w:rsidRPr="00AE0FCE">
              <w:rPr>
                <w:rFonts w:asciiTheme="minorHAnsi" w:hAnsiTheme="minorHAnsi" w:cs="Tahoma"/>
                <w:sz w:val="22"/>
                <w:szCs w:val="22"/>
              </w:rPr>
              <w:t xml:space="preserve"> </w:t>
            </w:r>
            <w:commentRangeEnd w:id="33"/>
            <w:r w:rsidR="008B4A3E">
              <w:rPr>
                <w:rStyle w:val="CommentReference"/>
              </w:rPr>
              <w:commentReference w:id="33"/>
            </w:r>
          </w:p>
          <w:p w14:paraId="51066E70" w14:textId="7EB4C946" w:rsidR="00002AD6" w:rsidRPr="00AE0FCE"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Error message 4:</w:t>
            </w:r>
            <w:r w:rsidR="00663CA7">
              <w:rPr>
                <w:rFonts w:ascii="Sylfaen" w:hAnsi="Sylfaen" w:cs="Tahoma"/>
                <w:sz w:val="22"/>
                <w:szCs w:val="22"/>
                <w:lang w:val="hy-AM"/>
              </w:rPr>
              <w:t xml:space="preserve"> Նման ՀՎՀՀ գոյություն չունի </w:t>
            </w:r>
            <w:r w:rsidRPr="00AE0FCE">
              <w:rPr>
                <w:rFonts w:asciiTheme="minorHAnsi" w:hAnsiTheme="minorHAnsi" w:cs="Tahoma"/>
                <w:sz w:val="22"/>
                <w:szCs w:val="22"/>
              </w:rPr>
              <w:t xml:space="preserve"> </w:t>
            </w:r>
          </w:p>
          <w:p w14:paraId="291A6176" w14:textId="50E702BC" w:rsidR="00002AD6" w:rsidRPr="00AE0FCE"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Error message 5:</w:t>
            </w:r>
            <w:r w:rsidR="00CA0E30">
              <w:rPr>
                <w:rFonts w:ascii="Sylfaen" w:hAnsi="Sylfaen" w:cs="Tahoma"/>
                <w:sz w:val="22"/>
                <w:szCs w:val="22"/>
                <w:lang w:val="hy-AM"/>
              </w:rPr>
              <w:t xml:space="preserve"> Նման ՀՎՀՀ-</w:t>
            </w:r>
            <w:r w:rsidR="00663CA7">
              <w:rPr>
                <w:rFonts w:ascii="Sylfaen" w:hAnsi="Sylfaen" w:cs="Tahoma"/>
                <w:sz w:val="22"/>
                <w:szCs w:val="22"/>
                <w:lang w:val="hy-AM"/>
              </w:rPr>
              <w:t>ով</w:t>
            </w:r>
            <w:r w:rsidR="008B4A3E">
              <w:rPr>
                <w:rFonts w:ascii="Sylfaen" w:hAnsi="Sylfaen" w:cs="Tahoma"/>
                <w:sz w:val="22"/>
                <w:szCs w:val="22"/>
              </w:rPr>
              <w:t xml:space="preserve"> </w:t>
            </w:r>
            <w:r w:rsidR="008B4A3E">
              <w:rPr>
                <w:rFonts w:ascii="Sylfaen" w:hAnsi="Sylfaen" w:cs="Tahoma"/>
                <w:sz w:val="22"/>
                <w:szCs w:val="22"/>
                <w:lang w:val="hy-AM"/>
              </w:rPr>
              <w:t>օգտատեր</w:t>
            </w:r>
            <w:r w:rsidR="00663CA7">
              <w:rPr>
                <w:rFonts w:ascii="Sylfaen" w:hAnsi="Sylfaen" w:cs="Tahoma"/>
                <w:sz w:val="22"/>
                <w:szCs w:val="22"/>
                <w:lang w:val="hy-AM"/>
              </w:rPr>
              <w:t xml:space="preserve"> </w:t>
            </w:r>
            <w:r w:rsidR="003A0EC4">
              <w:rPr>
                <w:rFonts w:ascii="Sylfaen" w:hAnsi="Sylfaen" w:cs="Tahoma"/>
                <w:sz w:val="22"/>
                <w:szCs w:val="22"/>
              </w:rPr>
              <w:t xml:space="preserve">արդեն </w:t>
            </w:r>
            <w:r w:rsidR="00663CA7">
              <w:rPr>
                <w:rFonts w:ascii="Sylfaen" w:hAnsi="Sylfaen" w:cs="Tahoma"/>
                <w:sz w:val="22"/>
                <w:szCs w:val="22"/>
                <w:lang w:val="hy-AM"/>
              </w:rPr>
              <w:t xml:space="preserve">առկա է </w:t>
            </w:r>
          </w:p>
          <w:p w14:paraId="063C2039" w14:textId="6FF52947" w:rsidR="00002AD6" w:rsidRPr="00AE0FCE"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 xml:space="preserve">Error message 6: </w:t>
            </w:r>
            <w:r w:rsidR="00663CA7">
              <w:rPr>
                <w:rFonts w:ascii="Sylfaen" w:hAnsi="Sylfaen" w:cs="Tahoma"/>
                <w:sz w:val="22"/>
                <w:szCs w:val="22"/>
                <w:lang w:val="hy-AM"/>
              </w:rPr>
              <w:t>Գրանցվելու համար անհրաժեշտ է ծանոթանալ և հաստատել պայմանները</w:t>
            </w:r>
            <w:r w:rsidR="00663CA7">
              <w:rPr>
                <w:rFonts w:ascii="Arial" w:hAnsi="Arial" w:cs="Arial"/>
                <w:sz w:val="22"/>
                <w:szCs w:val="22"/>
                <w:lang w:val="hy-AM"/>
              </w:rPr>
              <w:t xml:space="preserve"> </w:t>
            </w:r>
          </w:p>
          <w:p w14:paraId="1B570292" w14:textId="49B3A5EA" w:rsidR="00002AD6" w:rsidRPr="00AE0FCE"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 xml:space="preserve">Error message 7: </w:t>
            </w:r>
            <w:r w:rsidR="00A94E89">
              <w:rPr>
                <w:rFonts w:ascii="Sylfaen" w:hAnsi="Sylfaen" w:cs="Tahoma"/>
                <w:sz w:val="22"/>
                <w:szCs w:val="22"/>
                <w:lang w:val="hy-AM"/>
              </w:rPr>
              <w:t>Խնդրում ենք մուտքագրել Ձեր բջջային հեռախոս</w:t>
            </w:r>
            <w:r w:rsidR="000819B2">
              <w:rPr>
                <w:rFonts w:ascii="Sylfaen" w:hAnsi="Sylfaen" w:cs="Tahoma"/>
                <w:sz w:val="22"/>
                <w:szCs w:val="22"/>
                <w:lang w:val="hy-AM"/>
              </w:rPr>
              <w:t>ահամար</w:t>
            </w:r>
            <w:r w:rsidR="00A94E89">
              <w:rPr>
                <w:rFonts w:ascii="Sylfaen" w:hAnsi="Sylfaen" w:cs="Tahoma"/>
                <w:sz w:val="22"/>
                <w:szCs w:val="22"/>
                <w:lang w:val="hy-AM"/>
              </w:rPr>
              <w:t>ին ուղարկված գաղտնաբառը</w:t>
            </w:r>
          </w:p>
          <w:p w14:paraId="3C2B3214" w14:textId="172DE36A" w:rsidR="00002AD6" w:rsidRPr="00AE0FCE"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 xml:space="preserve">Error message 8: </w:t>
            </w:r>
            <w:r w:rsidR="00A94E89">
              <w:rPr>
                <w:rFonts w:ascii="Sylfaen" w:hAnsi="Sylfaen" w:cs="Tahoma"/>
                <w:sz w:val="22"/>
                <w:szCs w:val="22"/>
                <w:lang w:val="hy-AM"/>
              </w:rPr>
              <w:t>Բջջային հեռախոսահամարին ուղարկված գաղտնաբառը սխալ է մուտքագրված</w:t>
            </w:r>
          </w:p>
          <w:p w14:paraId="2BE30DD6" w14:textId="2AD91C4B" w:rsidR="00E0639B" w:rsidRPr="00AE0FCE" w:rsidRDefault="00E0639B"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E0FCE">
              <w:rPr>
                <w:rFonts w:asciiTheme="minorHAnsi" w:hAnsiTheme="minorHAnsi" w:cs="Tahoma"/>
                <w:sz w:val="22"/>
                <w:szCs w:val="22"/>
              </w:rPr>
              <w:t xml:space="preserve">Error message 9: </w:t>
            </w:r>
            <w:r w:rsidR="00A94E89">
              <w:rPr>
                <w:rFonts w:ascii="Sylfaen" w:hAnsi="Sylfaen" w:cs="Tahoma"/>
                <w:sz w:val="22"/>
                <w:szCs w:val="22"/>
                <w:lang w:val="hy-AM"/>
              </w:rPr>
              <w:t>Սխալ մուտքի գաղտնաբառ</w:t>
            </w:r>
          </w:p>
          <w:p w14:paraId="6D95EE92" w14:textId="1E084922" w:rsidR="00A94E89"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lang w:val="hy-AM"/>
              </w:rPr>
            </w:pPr>
            <w:r w:rsidRPr="00AE0FCE">
              <w:rPr>
                <w:rFonts w:asciiTheme="minorHAnsi" w:hAnsiTheme="minorHAnsi" w:cs="Tahoma"/>
                <w:sz w:val="22"/>
                <w:szCs w:val="22"/>
              </w:rPr>
              <w:t xml:space="preserve">Error message </w:t>
            </w:r>
            <w:r w:rsidR="00E0639B" w:rsidRPr="00AE0FCE">
              <w:rPr>
                <w:rFonts w:asciiTheme="minorHAnsi" w:hAnsiTheme="minorHAnsi" w:cs="Tahoma"/>
                <w:sz w:val="22"/>
                <w:szCs w:val="22"/>
              </w:rPr>
              <w:t>10</w:t>
            </w:r>
            <w:r w:rsidRPr="00AE0FCE">
              <w:rPr>
                <w:rFonts w:asciiTheme="minorHAnsi" w:hAnsiTheme="minorHAnsi" w:cs="Tahoma"/>
                <w:sz w:val="22"/>
                <w:szCs w:val="22"/>
              </w:rPr>
              <w:t xml:space="preserve">: </w:t>
            </w:r>
            <w:r w:rsidR="00A94E89">
              <w:rPr>
                <w:rFonts w:ascii="Sylfaen" w:hAnsi="Sylfaen" w:cs="Tahoma"/>
                <w:sz w:val="22"/>
                <w:szCs w:val="22"/>
                <w:lang w:val="hy-AM"/>
              </w:rPr>
              <w:t>Մուտքի գաղտնաբառը պետք է լինի լատին</w:t>
            </w:r>
            <w:r w:rsidR="003A0EC4">
              <w:rPr>
                <w:rFonts w:ascii="Sylfaen" w:hAnsi="Sylfaen" w:cs="Tahoma"/>
                <w:sz w:val="22"/>
                <w:szCs w:val="22"/>
              </w:rPr>
              <w:t>ատ</w:t>
            </w:r>
            <w:r w:rsidR="00A94E89">
              <w:rPr>
                <w:rFonts w:ascii="Sylfaen" w:hAnsi="Sylfaen" w:cs="Tahoma"/>
                <w:sz w:val="22"/>
                <w:szCs w:val="22"/>
                <w:lang w:val="hy-AM"/>
              </w:rPr>
              <w:t xml:space="preserve">առ, պարունակի առնվազն 6 նիշ, </w:t>
            </w:r>
            <w:r w:rsidR="0028102E">
              <w:rPr>
                <w:rFonts w:ascii="Sylfaen" w:hAnsi="Sylfaen" w:cs="Tahoma"/>
                <w:sz w:val="22"/>
                <w:szCs w:val="22"/>
                <w:lang w:val="hy-AM"/>
              </w:rPr>
              <w:t xml:space="preserve">որոնցից </w:t>
            </w:r>
            <w:r w:rsidR="00A94E89">
              <w:rPr>
                <w:rFonts w:ascii="Sylfaen" w:hAnsi="Sylfaen" w:cs="Tahoma"/>
                <w:sz w:val="22"/>
                <w:szCs w:val="22"/>
                <w:lang w:val="hy-AM"/>
              </w:rPr>
              <w:t xml:space="preserve">մեկ մեծատառ, մեկ փոքրատառ և 1 թիվ </w:t>
            </w:r>
          </w:p>
          <w:p w14:paraId="05C8FFAE" w14:textId="77777777" w:rsidR="009C7F21" w:rsidRDefault="00E0639B"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lang w:val="hy-AM"/>
              </w:rPr>
            </w:pPr>
            <w:r w:rsidRPr="009C7F21">
              <w:rPr>
                <w:rFonts w:asciiTheme="minorHAnsi" w:hAnsiTheme="minorHAnsi" w:cs="Tahoma"/>
                <w:sz w:val="22"/>
                <w:szCs w:val="22"/>
                <w:lang w:val="hy-AM"/>
              </w:rPr>
              <w:t xml:space="preserve">Error message 11: </w:t>
            </w:r>
            <w:r w:rsidR="009C7F21">
              <w:rPr>
                <w:rFonts w:ascii="Sylfaen" w:hAnsi="Sylfaen" w:cs="Tahoma"/>
                <w:sz w:val="22"/>
                <w:szCs w:val="22"/>
                <w:lang w:val="hy-AM"/>
              </w:rPr>
              <w:t>Մուտքի գաղտնաբառերի անհամպատասխանություն</w:t>
            </w:r>
          </w:p>
          <w:p w14:paraId="3F4CF9A9" w14:textId="145241FA" w:rsidR="00002AD6" w:rsidRPr="009C7F21" w:rsidRDefault="00E0639B"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lang w:val="hy-AM"/>
              </w:rPr>
            </w:pPr>
            <w:r w:rsidRPr="009C7F21">
              <w:rPr>
                <w:rFonts w:asciiTheme="minorHAnsi" w:hAnsiTheme="minorHAnsi" w:cs="Tahoma"/>
                <w:sz w:val="22"/>
                <w:szCs w:val="22"/>
                <w:lang w:val="hy-AM"/>
              </w:rPr>
              <w:t>Error message 12:</w:t>
            </w:r>
            <w:r w:rsidR="009C7F21">
              <w:rPr>
                <w:rFonts w:ascii="Sylfaen" w:hAnsi="Sylfaen" w:cs="Tahoma"/>
                <w:sz w:val="22"/>
                <w:szCs w:val="22"/>
                <w:lang w:val="hy-AM"/>
              </w:rPr>
              <w:t xml:space="preserve"> Տվյալները թերի են լրացված</w:t>
            </w:r>
          </w:p>
          <w:p w14:paraId="6D94BAF6" w14:textId="6833BD31" w:rsidR="00002AD6" w:rsidRPr="009C7F21" w:rsidRDefault="00002AD6" w:rsidP="00A83EB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hy-AM"/>
              </w:rPr>
            </w:pPr>
          </w:p>
        </w:tc>
      </w:tr>
      <w:tr w:rsidR="00732C82" w:rsidRPr="001E7EC9" w14:paraId="09881A79" w14:textId="77777777" w:rsidTr="00AE0FCE">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0000A78C" w14:textId="77777777" w:rsidR="00732C82" w:rsidRPr="009C7F21" w:rsidRDefault="00732C82" w:rsidP="00271FB8">
            <w:pPr>
              <w:pStyle w:val="ListParagraph"/>
              <w:numPr>
                <w:ilvl w:val="1"/>
                <w:numId w:val="1"/>
              </w:numPr>
              <w:spacing w:before="120" w:after="120" w:line="276" w:lineRule="auto"/>
              <w:rPr>
                <w:rFonts w:asciiTheme="minorHAnsi" w:hAnsiTheme="minorHAnsi" w:cs="Tahoma"/>
                <w:sz w:val="22"/>
                <w:szCs w:val="22"/>
                <w:lang w:val="hy-AM"/>
              </w:rPr>
            </w:pPr>
          </w:p>
        </w:tc>
        <w:tc>
          <w:tcPr>
            <w:tcW w:w="4373" w:type="pct"/>
            <w:gridSpan w:val="5"/>
            <w:tcBorders>
              <w:top w:val="nil"/>
            </w:tcBorders>
            <w:shd w:val="clear" w:color="auto" w:fill="C5E0B3" w:themeFill="accent6" w:themeFillTint="66"/>
          </w:tcPr>
          <w:p w14:paraId="34284FBF" w14:textId="18C09E5A" w:rsidR="00732C82" w:rsidRPr="00253B73" w:rsidRDefault="00732C82" w:rsidP="00A83EB5">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sidR="00A83EB5">
              <w:rPr>
                <w:rFonts w:asciiTheme="minorHAnsi" w:hAnsiTheme="minorHAnsi" w:cs="Tahoma"/>
                <w:b/>
                <w:sz w:val="22"/>
                <w:szCs w:val="22"/>
              </w:rPr>
              <w:t xml:space="preserve">Registration </w:t>
            </w:r>
            <w:r>
              <w:rPr>
                <w:rFonts w:asciiTheme="minorHAnsi" w:hAnsiTheme="minorHAnsi" w:cs="Tahoma"/>
                <w:b/>
                <w:sz w:val="22"/>
                <w:szCs w:val="22"/>
              </w:rPr>
              <w:t>page</w:t>
            </w:r>
          </w:p>
        </w:tc>
      </w:tr>
      <w:tr w:rsidR="00732C82" w:rsidRPr="001E7EC9" w14:paraId="3EC386F7" w14:textId="77777777" w:rsidTr="00585721">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7BAC9CF3" w14:textId="77777777" w:rsidR="00732C82" w:rsidRPr="001E7EC9" w:rsidRDefault="00732C82" w:rsidP="00271FB8">
            <w:pPr>
              <w:pStyle w:val="ListParagraph"/>
              <w:numPr>
                <w:ilvl w:val="2"/>
                <w:numId w:val="1"/>
              </w:numPr>
              <w:spacing w:before="120" w:after="120" w:line="276" w:lineRule="auto"/>
              <w:rPr>
                <w:rFonts w:asciiTheme="minorHAnsi" w:hAnsiTheme="minorHAnsi" w:cs="Tahoma"/>
                <w:sz w:val="22"/>
                <w:szCs w:val="22"/>
              </w:rPr>
            </w:pPr>
          </w:p>
        </w:tc>
        <w:tc>
          <w:tcPr>
            <w:tcW w:w="4373" w:type="pct"/>
            <w:gridSpan w:val="5"/>
            <w:shd w:val="clear" w:color="auto" w:fill="C5E0B3" w:themeFill="accent6" w:themeFillTint="66"/>
          </w:tcPr>
          <w:p w14:paraId="280E1189" w14:textId="244ADD8A" w:rsidR="00732C82" w:rsidRPr="00577D63" w:rsidRDefault="00732C82" w:rsidP="00271FB8">
            <w:pPr>
              <w:pStyle w:val="ListParagraph"/>
              <w:numPr>
                <w:ilvl w:val="0"/>
                <w:numId w:val="7"/>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Integration must be in place with </w:t>
            </w:r>
            <w:r w:rsidR="00A83EB5">
              <w:rPr>
                <w:rFonts w:asciiTheme="minorHAnsi" w:hAnsiTheme="minorHAnsi" w:cs="Tahoma"/>
                <w:sz w:val="22"/>
                <w:szCs w:val="22"/>
              </w:rPr>
              <w:t>Nork and State Registry</w:t>
            </w:r>
            <w:r w:rsidR="005C07EE">
              <w:rPr>
                <w:rFonts w:asciiTheme="minorHAnsi" w:hAnsiTheme="minorHAnsi" w:cs="Tahoma"/>
                <w:sz w:val="22"/>
                <w:szCs w:val="22"/>
              </w:rPr>
              <w:t>/</w:t>
            </w:r>
            <w:r w:rsidR="00394621">
              <w:rPr>
                <w:rFonts w:asciiTheme="minorHAnsi" w:hAnsiTheme="minorHAnsi" w:cs="Tahoma"/>
                <w:sz w:val="22"/>
                <w:szCs w:val="22"/>
              </w:rPr>
              <w:t>EKENG databases</w:t>
            </w:r>
            <w:r w:rsidR="00A83EB5">
              <w:rPr>
                <w:rFonts w:asciiTheme="minorHAnsi" w:hAnsiTheme="minorHAnsi" w:cs="Tahoma"/>
                <w:sz w:val="22"/>
                <w:szCs w:val="22"/>
              </w:rPr>
              <w:t xml:space="preserve"> for verification of SSN and TIN respectively</w:t>
            </w:r>
            <w:r>
              <w:rPr>
                <w:rFonts w:asciiTheme="minorHAnsi" w:hAnsiTheme="minorHAnsi" w:cs="Tahoma"/>
                <w:sz w:val="22"/>
                <w:szCs w:val="22"/>
              </w:rPr>
              <w:t>.</w:t>
            </w:r>
          </w:p>
        </w:tc>
      </w:tr>
      <w:tr w:rsidR="00732C82" w:rsidRPr="004C5B21" w14:paraId="44AB459E" w14:textId="77777777" w:rsidTr="00585721">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6E1D9588" w14:textId="77777777" w:rsidR="00732C82" w:rsidRPr="00246F18" w:rsidRDefault="00732C82" w:rsidP="00585721">
            <w:pPr>
              <w:spacing w:before="120" w:after="120" w:line="276" w:lineRule="auto"/>
              <w:ind w:left="170"/>
              <w:rPr>
                <w:rFonts w:asciiTheme="minorHAnsi" w:hAnsiTheme="minorHAnsi" w:cs="Tahoma"/>
                <w:sz w:val="22"/>
                <w:szCs w:val="22"/>
              </w:rPr>
            </w:pPr>
          </w:p>
        </w:tc>
        <w:tc>
          <w:tcPr>
            <w:tcW w:w="1083" w:type="pct"/>
            <w:shd w:val="clear" w:color="auto" w:fill="C5E0B3" w:themeFill="accent6" w:themeFillTint="66"/>
          </w:tcPr>
          <w:p w14:paraId="7FFE8082" w14:textId="77777777" w:rsidR="00732C82" w:rsidRPr="004C5B21"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Field Name</w:t>
            </w:r>
          </w:p>
        </w:tc>
        <w:tc>
          <w:tcPr>
            <w:tcW w:w="570" w:type="pct"/>
            <w:shd w:val="clear" w:color="auto" w:fill="C5E0B3" w:themeFill="accent6" w:themeFillTint="66"/>
          </w:tcPr>
          <w:p w14:paraId="6194F00A" w14:textId="77777777" w:rsidR="00732C82" w:rsidRPr="00246F18"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46F18">
              <w:rPr>
                <w:rFonts w:asciiTheme="minorHAnsi" w:hAnsiTheme="minorHAnsi" w:cs="Tahoma"/>
                <w:sz w:val="22"/>
                <w:szCs w:val="22"/>
              </w:rPr>
              <w:t>Type</w:t>
            </w:r>
          </w:p>
        </w:tc>
        <w:tc>
          <w:tcPr>
            <w:tcW w:w="286" w:type="pct"/>
            <w:shd w:val="clear" w:color="auto" w:fill="C5E0B3" w:themeFill="accent6" w:themeFillTint="66"/>
          </w:tcPr>
          <w:p w14:paraId="29C9905E" w14:textId="77777777" w:rsidR="00732C82" w:rsidRPr="00246F18"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Edit.</w:t>
            </w:r>
          </w:p>
        </w:tc>
        <w:tc>
          <w:tcPr>
            <w:tcW w:w="342" w:type="pct"/>
            <w:shd w:val="clear" w:color="auto" w:fill="C5E0B3" w:themeFill="accent6" w:themeFillTint="66"/>
          </w:tcPr>
          <w:p w14:paraId="34B42CBB" w14:textId="77777777" w:rsidR="00732C82" w:rsidRPr="00246F18"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Mand.</w:t>
            </w:r>
          </w:p>
        </w:tc>
        <w:tc>
          <w:tcPr>
            <w:tcW w:w="2092" w:type="pct"/>
            <w:shd w:val="clear" w:color="auto" w:fill="C5E0B3" w:themeFill="accent6" w:themeFillTint="66"/>
          </w:tcPr>
          <w:p w14:paraId="7F24DFD1" w14:textId="77777777" w:rsidR="00732C82" w:rsidRPr="00246F18" w:rsidRDefault="00732C8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Description</w:t>
            </w:r>
          </w:p>
        </w:tc>
      </w:tr>
      <w:tr w:rsidR="00A83EB5" w:rsidRPr="004C5B21" w14:paraId="105833C6"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799A9F6D" w14:textId="77777777" w:rsidR="00A83EB5" w:rsidRPr="004C5B21" w:rsidRDefault="00A83EB5"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3BE3216B" w14:textId="4A28F2C6" w:rsidR="00A83EB5" w:rsidRDefault="00A83EB5" w:rsidP="00A83EB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First name of applicant</w:t>
            </w:r>
          </w:p>
        </w:tc>
        <w:tc>
          <w:tcPr>
            <w:tcW w:w="570" w:type="pct"/>
          </w:tcPr>
          <w:p w14:paraId="1385D36D" w14:textId="77777777" w:rsidR="00A83EB5" w:rsidRDefault="00A83EB5" w:rsidP="00A83EB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100CB000" w14:textId="5DB9FF84" w:rsidR="00A83EB5" w:rsidRDefault="00A83EB5" w:rsidP="00A83EB5">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51C8BAB4" w14:textId="77777777" w:rsidR="00A83EB5" w:rsidRDefault="00A83EB5" w:rsidP="00A83EB5">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92" w:type="pct"/>
          </w:tcPr>
          <w:p w14:paraId="1CAF68E7" w14:textId="327568B6" w:rsidR="00A83EB5" w:rsidRDefault="00EE226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First name of the person applying for </w:t>
            </w:r>
            <w:r w:rsidRPr="007E241F">
              <w:rPr>
                <w:rFonts w:asciiTheme="minorHAnsi" w:hAnsiTheme="minorHAnsi" w:cs="Tahoma"/>
                <w:sz w:val="22"/>
                <w:szCs w:val="22"/>
              </w:rPr>
              <w:t>loan</w:t>
            </w:r>
            <w:r w:rsidR="0019565F" w:rsidRPr="007E241F">
              <w:rPr>
                <w:rFonts w:asciiTheme="minorHAnsi" w:hAnsiTheme="minorHAnsi" w:cs="Tahoma"/>
                <w:sz w:val="22"/>
                <w:szCs w:val="22"/>
              </w:rPr>
              <w:t xml:space="preserve"> in English</w:t>
            </w:r>
          </w:p>
        </w:tc>
      </w:tr>
      <w:tr w:rsidR="00EE2263" w:rsidRPr="004C5B21" w14:paraId="19B8EDC8" w14:textId="77777777" w:rsidTr="00585721">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22C6DBD8"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41ECA7B0" w14:textId="2573AF63"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Last name of applicant</w:t>
            </w:r>
          </w:p>
        </w:tc>
        <w:tc>
          <w:tcPr>
            <w:tcW w:w="570" w:type="pct"/>
          </w:tcPr>
          <w:p w14:paraId="2EE9E9F3" w14:textId="77777777"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5EC0CF0A" w14:textId="76EA54E8"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25D3A294" w14:textId="77777777"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92" w:type="pct"/>
          </w:tcPr>
          <w:p w14:paraId="760E329F" w14:textId="5148327E" w:rsidR="00EE2263" w:rsidRDefault="00EE2263"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Last name of the person applying for loan</w:t>
            </w:r>
            <w:r w:rsidR="00ED7D9E" w:rsidRPr="00B27DDD">
              <w:rPr>
                <w:rFonts w:asciiTheme="minorHAnsi" w:hAnsiTheme="minorHAnsi" w:cs="Tahoma"/>
                <w:sz w:val="22"/>
                <w:szCs w:val="22"/>
              </w:rPr>
              <w:t xml:space="preserve"> in </w:t>
            </w:r>
            <w:r w:rsidR="00A31AE2" w:rsidRPr="00B27DDD">
              <w:rPr>
                <w:rFonts w:asciiTheme="minorHAnsi" w:hAnsiTheme="minorHAnsi" w:cs="Tahoma"/>
                <w:sz w:val="22"/>
                <w:szCs w:val="22"/>
              </w:rPr>
              <w:t>English</w:t>
            </w:r>
          </w:p>
        </w:tc>
      </w:tr>
      <w:tr w:rsidR="00A83EB5" w:rsidRPr="004C5B21" w14:paraId="3CD7146F"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6686DA69" w14:textId="77777777" w:rsidR="00A83EB5" w:rsidRPr="004C5B21" w:rsidRDefault="00A83EB5"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5E75D64B" w14:textId="32CA247E" w:rsidR="00A83EB5" w:rsidRDefault="00A83EB5" w:rsidP="00A83EB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w:t>
            </w:r>
            <w:r w:rsidRPr="00A83EB5">
              <w:rPr>
                <w:rFonts w:asciiTheme="minorHAnsi" w:hAnsiTheme="minorHAnsi" w:cs="Tahoma"/>
                <w:sz w:val="22"/>
                <w:szCs w:val="22"/>
              </w:rPr>
              <w:t>ocial security number (SSN) of applicant</w:t>
            </w:r>
          </w:p>
        </w:tc>
        <w:tc>
          <w:tcPr>
            <w:tcW w:w="570" w:type="pct"/>
          </w:tcPr>
          <w:p w14:paraId="69AAE784" w14:textId="6EF49070" w:rsidR="00A83EB5" w:rsidRPr="00246F18" w:rsidRDefault="00EE2263" w:rsidP="00A83EB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86" w:type="pct"/>
          </w:tcPr>
          <w:p w14:paraId="5C809ED9" w14:textId="1BEDB63E" w:rsidR="00A83EB5" w:rsidRPr="00246F18" w:rsidRDefault="00A83EB5" w:rsidP="00A83EB5">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4D5ADA40" w14:textId="77777777" w:rsidR="00A83EB5" w:rsidRPr="00246F18" w:rsidRDefault="00A83EB5" w:rsidP="00A83EB5">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92" w:type="pct"/>
          </w:tcPr>
          <w:p w14:paraId="3C41ED1A" w14:textId="77777777" w:rsidR="00A83EB5" w:rsidRDefault="00EE226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Applicant’s social security number or social services number (SSN)</w:t>
            </w:r>
          </w:p>
          <w:p w14:paraId="3173A6E9" w14:textId="6E7D5364" w:rsidR="00EE2263" w:rsidRPr="00D23C8B" w:rsidRDefault="00A70E11"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Online verification of applicant in Nork database is done by this field</w:t>
            </w:r>
          </w:p>
        </w:tc>
      </w:tr>
      <w:tr w:rsidR="00EE2263" w:rsidRPr="004C5B21" w14:paraId="7994C760" w14:textId="77777777" w:rsidTr="00585721">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7F790F00"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62416351" w14:textId="126554ED"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Tax Identification Number (TIN) of company</w:t>
            </w:r>
          </w:p>
        </w:tc>
        <w:tc>
          <w:tcPr>
            <w:tcW w:w="570" w:type="pct"/>
          </w:tcPr>
          <w:p w14:paraId="018BFF0F" w14:textId="75A9E93A"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86" w:type="pct"/>
          </w:tcPr>
          <w:p w14:paraId="72C493C0" w14:textId="4165B3A7"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7A651A85" w14:textId="68813F49"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42B8AA04" w14:textId="789F8373" w:rsidR="00A70E11" w:rsidRDefault="00A70E11"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Company’s tax identification number</w:t>
            </w:r>
          </w:p>
          <w:p w14:paraId="13B749BE" w14:textId="78B9DD07" w:rsidR="00EE2263" w:rsidRDefault="00A70E11"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Online verification of company in State Registry</w:t>
            </w:r>
            <w:r w:rsidR="008F6FBA">
              <w:rPr>
                <w:rFonts w:asciiTheme="minorHAnsi" w:hAnsiTheme="minorHAnsi" w:cs="Tahoma"/>
                <w:sz w:val="22"/>
                <w:szCs w:val="22"/>
              </w:rPr>
              <w:t>/EKENG</w:t>
            </w:r>
            <w:r>
              <w:rPr>
                <w:rFonts w:asciiTheme="minorHAnsi" w:hAnsiTheme="minorHAnsi" w:cs="Tahoma"/>
                <w:sz w:val="22"/>
                <w:szCs w:val="22"/>
              </w:rPr>
              <w:t xml:space="preserve"> database is done by this field</w:t>
            </w:r>
          </w:p>
        </w:tc>
      </w:tr>
      <w:tr w:rsidR="00EE2263" w:rsidRPr="004C5B21" w14:paraId="2A5AF607"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00B29919"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5EA7F546" w14:textId="5BA64FEC"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 xml:space="preserve">Mobile phone number of </w:t>
            </w:r>
            <w:r w:rsidR="00EA0270">
              <w:rPr>
                <w:rFonts w:asciiTheme="minorHAnsi" w:hAnsiTheme="minorHAnsi" w:cs="Tahoma"/>
                <w:sz w:val="22"/>
                <w:szCs w:val="22"/>
              </w:rPr>
              <w:t xml:space="preserve">the </w:t>
            </w:r>
            <w:r w:rsidRPr="00A83EB5">
              <w:rPr>
                <w:rFonts w:asciiTheme="minorHAnsi" w:hAnsiTheme="minorHAnsi" w:cs="Tahoma"/>
                <w:sz w:val="22"/>
                <w:szCs w:val="22"/>
              </w:rPr>
              <w:t>applicant</w:t>
            </w:r>
          </w:p>
        </w:tc>
        <w:tc>
          <w:tcPr>
            <w:tcW w:w="570" w:type="pct"/>
          </w:tcPr>
          <w:p w14:paraId="6C796A2D" w14:textId="278B01D5"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86" w:type="pct"/>
          </w:tcPr>
          <w:p w14:paraId="08EB2D4C" w14:textId="38C6E8E0"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41357448" w14:textId="07101AA9"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780491DC" w14:textId="77777777" w:rsidR="008F6FBA" w:rsidRDefault="00A70E11"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Only Armenian phone numbers should be accepted</w:t>
            </w:r>
            <w:r w:rsidR="008F6FBA">
              <w:rPr>
                <w:rFonts w:asciiTheme="minorHAnsi" w:hAnsiTheme="minorHAnsi" w:cs="Tahoma"/>
                <w:sz w:val="22"/>
                <w:szCs w:val="22"/>
              </w:rPr>
              <w:t xml:space="preserve"> </w:t>
            </w:r>
          </w:p>
          <w:p w14:paraId="09045147" w14:textId="77777777" w:rsidR="00EE2263" w:rsidRDefault="008F6FB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 should start with +374 format</w:t>
            </w:r>
          </w:p>
          <w:p w14:paraId="3ABAC66C" w14:textId="05AECE76" w:rsidR="008F6FBA" w:rsidRDefault="008F6FB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should enter the rest</w:t>
            </w:r>
          </w:p>
        </w:tc>
      </w:tr>
      <w:tr w:rsidR="00EE2263" w:rsidRPr="004C5B21" w14:paraId="6F5C3EC3" w14:textId="77777777" w:rsidTr="00585721">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2B291A60"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62E5A426" w14:textId="217251B7"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 xml:space="preserve">Email of </w:t>
            </w:r>
            <w:r w:rsidR="00224C1A">
              <w:rPr>
                <w:rFonts w:asciiTheme="minorHAnsi" w:hAnsiTheme="minorHAnsi" w:cs="Tahoma"/>
                <w:sz w:val="22"/>
                <w:szCs w:val="22"/>
              </w:rPr>
              <w:t>company/</w:t>
            </w:r>
            <w:r w:rsidRPr="00A83EB5">
              <w:rPr>
                <w:rFonts w:asciiTheme="minorHAnsi" w:hAnsiTheme="minorHAnsi" w:cs="Tahoma"/>
                <w:sz w:val="22"/>
                <w:szCs w:val="22"/>
              </w:rPr>
              <w:t>applicant</w:t>
            </w:r>
          </w:p>
        </w:tc>
        <w:tc>
          <w:tcPr>
            <w:tcW w:w="570" w:type="pct"/>
          </w:tcPr>
          <w:p w14:paraId="1ED72664" w14:textId="2328529D"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3EE882F9" w14:textId="41E0995D"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78F57095" w14:textId="0FDB8A68"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7AECF412" w14:textId="66378F31" w:rsidR="00EE2263" w:rsidRDefault="00A70E11"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Validation of email format must be in place</w:t>
            </w:r>
          </w:p>
        </w:tc>
      </w:tr>
      <w:tr w:rsidR="00EE2263" w:rsidRPr="004C5B21" w14:paraId="2CB8B669"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7042FE59"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55248010" w14:textId="0BB16FF0"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Password</w:t>
            </w:r>
          </w:p>
        </w:tc>
        <w:tc>
          <w:tcPr>
            <w:tcW w:w="570" w:type="pct"/>
          </w:tcPr>
          <w:p w14:paraId="7451B6A8" w14:textId="5C7014DC"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7DD94ADB" w14:textId="60686345"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1419AF45" w14:textId="7459766B"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38659959" w14:textId="030FEF3B" w:rsidR="00EE2263" w:rsidRPr="00A70E11" w:rsidRDefault="00A70E11"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0E11">
              <w:rPr>
                <w:rFonts w:asciiTheme="minorHAnsi" w:hAnsiTheme="minorHAnsi" w:cs="Tahoma"/>
                <w:sz w:val="22"/>
                <w:szCs w:val="22"/>
              </w:rPr>
              <w:t xml:space="preserve">Password minimum requirements are the same as for personal lending </w:t>
            </w:r>
          </w:p>
        </w:tc>
      </w:tr>
      <w:tr w:rsidR="00EE2263" w:rsidRPr="004C5B21" w14:paraId="5651A079" w14:textId="77777777" w:rsidTr="00585721">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26CAE10C"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50283FC2" w14:textId="58CEE08C"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Confirm password</w:t>
            </w:r>
          </w:p>
        </w:tc>
        <w:tc>
          <w:tcPr>
            <w:tcW w:w="570" w:type="pct"/>
          </w:tcPr>
          <w:p w14:paraId="3322CA5F" w14:textId="6E9ACB3D" w:rsidR="00EE2263" w:rsidRDefault="00EE2263" w:rsidP="00EE226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Text</w:t>
            </w:r>
          </w:p>
        </w:tc>
        <w:tc>
          <w:tcPr>
            <w:tcW w:w="286" w:type="pct"/>
          </w:tcPr>
          <w:p w14:paraId="58BA70A2" w14:textId="1FB529C8"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037FD3B1" w14:textId="2720E161" w:rsidR="00EE2263" w:rsidRDefault="00EE2263" w:rsidP="00EE2263">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59E8E2CC" w14:textId="77777777" w:rsidR="00EE2263" w:rsidRDefault="00EE2263"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EE2263" w:rsidRPr="004C5B21" w14:paraId="7D22DFA1" w14:textId="77777777" w:rsidTr="00585721">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27" w:type="pct"/>
          </w:tcPr>
          <w:p w14:paraId="5078DD63" w14:textId="77777777" w:rsidR="00EE2263" w:rsidRPr="004C5B21" w:rsidRDefault="00EE2263" w:rsidP="00271FB8">
            <w:pPr>
              <w:pStyle w:val="ListParagraph"/>
              <w:numPr>
                <w:ilvl w:val="2"/>
                <w:numId w:val="1"/>
              </w:numPr>
              <w:spacing w:before="120" w:after="120" w:line="276" w:lineRule="auto"/>
              <w:rPr>
                <w:rFonts w:asciiTheme="minorHAnsi" w:hAnsiTheme="minorHAnsi" w:cs="Tahoma"/>
                <w:b w:val="0"/>
                <w:sz w:val="22"/>
                <w:szCs w:val="22"/>
              </w:rPr>
            </w:pPr>
          </w:p>
        </w:tc>
        <w:tc>
          <w:tcPr>
            <w:tcW w:w="1083" w:type="pct"/>
          </w:tcPr>
          <w:p w14:paraId="47D1F0DC" w14:textId="79874E55"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83EB5">
              <w:rPr>
                <w:rFonts w:asciiTheme="minorHAnsi" w:hAnsiTheme="minorHAnsi" w:cs="Tahoma"/>
                <w:sz w:val="22"/>
                <w:szCs w:val="22"/>
              </w:rPr>
              <w:t xml:space="preserve">Accept Terms and </w:t>
            </w:r>
            <w:r w:rsidRPr="00A83EB5">
              <w:rPr>
                <w:rFonts w:asciiTheme="minorHAnsi" w:hAnsiTheme="minorHAnsi" w:cs="Tahoma"/>
                <w:sz w:val="22"/>
                <w:szCs w:val="22"/>
              </w:rPr>
              <w:lastRenderedPageBreak/>
              <w:t>Conditions</w:t>
            </w:r>
          </w:p>
        </w:tc>
        <w:tc>
          <w:tcPr>
            <w:tcW w:w="570" w:type="pct"/>
          </w:tcPr>
          <w:p w14:paraId="5C121637" w14:textId="0235E8FE" w:rsidR="00EE2263" w:rsidRDefault="00EE2263" w:rsidP="00EE226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lastRenderedPageBreak/>
              <w:t>Checkbox</w:t>
            </w:r>
          </w:p>
        </w:tc>
        <w:tc>
          <w:tcPr>
            <w:tcW w:w="286" w:type="pct"/>
          </w:tcPr>
          <w:p w14:paraId="3CEB2435" w14:textId="04109DB9"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70437">
              <w:rPr>
                <w:rFonts w:asciiTheme="minorHAnsi" w:hAnsiTheme="minorHAnsi" w:cs="Tahoma"/>
                <w:sz w:val="22"/>
                <w:szCs w:val="22"/>
              </w:rPr>
              <w:t>Y</w:t>
            </w:r>
          </w:p>
        </w:tc>
        <w:tc>
          <w:tcPr>
            <w:tcW w:w="342" w:type="pct"/>
          </w:tcPr>
          <w:p w14:paraId="23D8D222" w14:textId="33731F7B" w:rsidR="00EE2263" w:rsidRDefault="00EE2263" w:rsidP="00EE226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B04E2A">
              <w:rPr>
                <w:rFonts w:asciiTheme="minorHAnsi" w:hAnsiTheme="minorHAnsi" w:cs="Tahoma"/>
                <w:sz w:val="22"/>
                <w:szCs w:val="22"/>
              </w:rPr>
              <w:t>Y</w:t>
            </w:r>
          </w:p>
        </w:tc>
        <w:tc>
          <w:tcPr>
            <w:tcW w:w="2092" w:type="pct"/>
          </w:tcPr>
          <w:p w14:paraId="500223C3" w14:textId="24D08F9F" w:rsidR="00EE2263" w:rsidRDefault="00A70E11"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Checkbox caption must also contain a hyperlink </w:t>
            </w:r>
            <w:r>
              <w:rPr>
                <w:rFonts w:asciiTheme="minorHAnsi" w:hAnsiTheme="minorHAnsi" w:cs="Tahoma"/>
                <w:sz w:val="22"/>
                <w:szCs w:val="22"/>
              </w:rPr>
              <w:lastRenderedPageBreak/>
              <w:t>to T&amp;D document</w:t>
            </w:r>
          </w:p>
        </w:tc>
      </w:tr>
    </w:tbl>
    <w:p w14:paraId="15371BB3" w14:textId="77777777" w:rsidR="00535440" w:rsidRDefault="00535440" w:rsidP="00056679">
      <w:pPr>
        <w:spacing w:before="120" w:after="120" w:line="276" w:lineRule="auto"/>
        <w:rPr>
          <w:rFonts w:asciiTheme="minorHAnsi" w:hAnsiTheme="minorHAnsi"/>
          <w:sz w:val="22"/>
          <w:szCs w:val="22"/>
        </w:rPr>
      </w:pPr>
    </w:p>
    <w:p w14:paraId="2004E206" w14:textId="0C0624F3" w:rsidR="00FA62D8" w:rsidRDefault="00FA62D8" w:rsidP="00687CDE">
      <w:pPr>
        <w:pStyle w:val="Heading3"/>
        <w:spacing w:after="240"/>
      </w:pPr>
      <w:bookmarkStart w:id="34" w:name="_Toc525144678"/>
      <w:r>
        <w:t>Homepage</w:t>
      </w:r>
      <w:bookmarkEnd w:id="34"/>
    </w:p>
    <w:tbl>
      <w:tblPr>
        <w:tblStyle w:val="ListTable3-Accent61"/>
        <w:tblW w:w="4478" w:type="pct"/>
        <w:tblInd w:w="562" w:type="dxa"/>
        <w:tblLayout w:type="fixed"/>
        <w:tblLook w:val="04A0" w:firstRow="1" w:lastRow="0" w:firstColumn="1" w:lastColumn="0" w:noHBand="0" w:noVBand="1"/>
      </w:tblPr>
      <w:tblGrid>
        <w:gridCol w:w="1584"/>
        <w:gridCol w:w="11050"/>
      </w:tblGrid>
      <w:tr w:rsidR="00FA62D8" w:rsidRPr="004C5B21" w14:paraId="233523C1" w14:textId="77777777" w:rsidTr="009605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765FBBE5" w14:textId="77777777" w:rsidR="00FA62D8" w:rsidRPr="004C5B21" w:rsidRDefault="00FA62D8" w:rsidP="00271FB8">
            <w:pPr>
              <w:pStyle w:val="ListParagraph"/>
              <w:numPr>
                <w:ilvl w:val="0"/>
                <w:numId w:val="1"/>
              </w:numPr>
              <w:spacing w:before="120" w:after="120" w:line="276" w:lineRule="auto"/>
              <w:rPr>
                <w:rFonts w:asciiTheme="minorHAnsi" w:hAnsiTheme="minorHAnsi" w:cs="Arial"/>
                <w:b w:val="0"/>
                <w:color w:val="FFFFFF"/>
                <w:sz w:val="22"/>
                <w:szCs w:val="22"/>
              </w:rPr>
            </w:pPr>
          </w:p>
        </w:tc>
        <w:tc>
          <w:tcPr>
            <w:tcW w:w="4373" w:type="pct"/>
          </w:tcPr>
          <w:p w14:paraId="51B8377A" w14:textId="79BC8B9F" w:rsidR="00FA62D8" w:rsidRPr="00732C82" w:rsidRDefault="00FA62D8" w:rsidP="009605B1">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Homepage</w:t>
            </w:r>
          </w:p>
        </w:tc>
      </w:tr>
      <w:tr w:rsidR="00FA62D8" w:rsidRPr="004C5B21" w14:paraId="1C05673F" w14:textId="77777777" w:rsidTr="009605B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8A9742F"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27DB1D72" w14:textId="6E1D19BB" w:rsidR="00FA62D8" w:rsidRPr="004C5B21" w:rsidRDefault="00FA62D8" w:rsidP="00FA62D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System</w:t>
            </w:r>
          </w:p>
        </w:tc>
      </w:tr>
      <w:tr w:rsidR="00FA62D8" w:rsidRPr="004C5B21" w14:paraId="5D3CB16B" w14:textId="77777777" w:rsidTr="009605B1">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1656A4A5"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14F70FBB" w14:textId="77777777" w:rsidR="00FA62D8" w:rsidRDefault="00FA62D8"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p>
          <w:p w14:paraId="142EAA01" w14:textId="59853B99" w:rsidR="00FA62D8" w:rsidRPr="00333FFA" w:rsidRDefault="00FA62D8"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User has logged in</w:t>
            </w:r>
          </w:p>
        </w:tc>
      </w:tr>
      <w:tr w:rsidR="00FA62D8" w:rsidRPr="004C5B21" w14:paraId="3E2B7945" w14:textId="77777777" w:rsidTr="00960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7C6F3387"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5118C431" w14:textId="77777777" w:rsidR="00FA62D8" w:rsidRPr="004C5B21" w:rsidRDefault="00FA62D8"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FA62D8" w:rsidRPr="004C5B21" w14:paraId="6EFF8A59" w14:textId="77777777" w:rsidTr="009605B1">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24D8345E" w14:textId="77777777" w:rsidR="00FA62D8" w:rsidRPr="004C5B21" w:rsidRDefault="00FA62D8"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2784114E" w14:textId="77777777" w:rsidR="00FA62D8" w:rsidRDefault="00FA62D8" w:rsidP="00FA62D8">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After login, system displays homepage, which contains the following sections:</w:t>
            </w:r>
          </w:p>
          <w:p w14:paraId="3BFD5D70" w14:textId="0343EA2E" w:rsidR="00FA62D8" w:rsidRDefault="00FA62D8"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Application</w:t>
            </w:r>
            <w:r w:rsidR="00F60021">
              <w:rPr>
                <w:rFonts w:asciiTheme="minorHAnsi" w:hAnsiTheme="minorHAnsi" w:cs="Tahoma"/>
                <w:sz w:val="22"/>
                <w:szCs w:val="22"/>
              </w:rPr>
              <w:t xml:space="preserve"> History</w:t>
            </w:r>
            <w:r w:rsidR="00C4036C">
              <w:rPr>
                <w:rFonts w:asciiTheme="minorHAnsi" w:hAnsiTheme="minorHAnsi" w:cs="Tahoma"/>
                <w:sz w:val="22"/>
                <w:szCs w:val="22"/>
              </w:rPr>
              <w:t xml:space="preserve"> (default page)</w:t>
            </w:r>
          </w:p>
          <w:p w14:paraId="36C642DB" w14:textId="5A1CE53B" w:rsidR="00FA62D8" w:rsidRPr="008C4125" w:rsidRDefault="00FA62D8" w:rsidP="008C4125">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Apply for New Loan</w:t>
            </w:r>
          </w:p>
        </w:tc>
      </w:tr>
      <w:tr w:rsidR="00C4036C" w:rsidRPr="004C5B21" w14:paraId="2D6BD48F" w14:textId="77777777" w:rsidTr="009605B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01CE51FD" w14:textId="77777777" w:rsidR="00C4036C" w:rsidRPr="004C5B21" w:rsidRDefault="00C4036C"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632C1699" w14:textId="44151403" w:rsidR="00C4036C" w:rsidRDefault="00C4036C" w:rsidP="00FA62D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Client should be able to navigate to each of the above sections.</w:t>
            </w:r>
          </w:p>
        </w:tc>
      </w:tr>
      <w:tr w:rsidR="00FA62D8" w:rsidRPr="004C5B21" w14:paraId="7662E870"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A5110B5"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52FAB0F1" w14:textId="77777777" w:rsidR="00FA62D8" w:rsidRPr="004C5B21" w:rsidRDefault="00FA62D8"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FA62D8" w:rsidRPr="004C5B21" w14:paraId="6D783AA7"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4B7BF730" w14:textId="77777777" w:rsidR="00FA62D8" w:rsidRPr="004C5B21" w:rsidRDefault="00FA62D8"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007A4365" w14:textId="113D86BD" w:rsidR="0099384A" w:rsidRPr="00C4036C" w:rsidRDefault="0099384A"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Homepage is displayed</w:t>
            </w:r>
            <w:r w:rsidR="00DE0C98">
              <w:rPr>
                <w:rFonts w:asciiTheme="minorHAnsi" w:hAnsiTheme="minorHAnsi" w:cs="Arial"/>
                <w:sz w:val="22"/>
                <w:szCs w:val="22"/>
              </w:rPr>
              <w:t>,</w:t>
            </w:r>
            <w:r>
              <w:rPr>
                <w:rFonts w:asciiTheme="minorHAnsi" w:hAnsiTheme="minorHAnsi" w:cs="Arial"/>
                <w:sz w:val="22"/>
                <w:szCs w:val="22"/>
              </w:rPr>
              <w:t xml:space="preserve"> as expected</w:t>
            </w:r>
            <w:r w:rsidR="00C4036C">
              <w:rPr>
                <w:rFonts w:asciiTheme="minorHAnsi" w:hAnsiTheme="minorHAnsi" w:cs="Arial"/>
                <w:sz w:val="22"/>
                <w:szCs w:val="22"/>
              </w:rPr>
              <w:t>.</w:t>
            </w:r>
          </w:p>
        </w:tc>
      </w:tr>
      <w:tr w:rsidR="00FA62D8" w:rsidRPr="004C5B21" w14:paraId="6EA3C605"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86F0504"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1620427F" w14:textId="77777777" w:rsidR="00FA62D8" w:rsidRPr="004C5B21" w:rsidRDefault="00FA62D8"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FA62D8" w:rsidRPr="004C5B21" w14:paraId="43F4EBF1"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1BF09D63" w14:textId="77777777" w:rsidR="00FA62D8" w:rsidRPr="004C5B21" w:rsidRDefault="00FA62D8"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8D2A445" w14:textId="1C5BB13F" w:rsidR="00FA62D8" w:rsidRPr="004C5B21" w:rsidRDefault="00C4036C" w:rsidP="009605B1">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r w:rsidR="00FA62D8" w:rsidRPr="004C5B21" w14:paraId="45518DC6"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60C6694" w14:textId="77777777" w:rsidR="00FA62D8" w:rsidRPr="004C5B21" w:rsidRDefault="00FA62D8"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44C7F011" w14:textId="77777777" w:rsidR="00FA62D8" w:rsidRPr="004C5B21" w:rsidRDefault="00FA62D8"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FA62D8" w:rsidRPr="004C5B21" w14:paraId="2F5C3396"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64B8B759" w14:textId="77777777" w:rsidR="00FA62D8" w:rsidRPr="004C5B21" w:rsidRDefault="00FA62D8"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68C6D813" w14:textId="5802B29C" w:rsidR="00FA62D8" w:rsidRPr="004C5B21" w:rsidRDefault="00C4036C" w:rsidP="009605B1">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N/A</w:t>
            </w:r>
            <w:r w:rsidR="00FA62D8">
              <w:rPr>
                <w:rFonts w:asciiTheme="minorHAnsi" w:hAnsiTheme="minorHAnsi" w:cs="Tahoma"/>
                <w:sz w:val="22"/>
                <w:szCs w:val="22"/>
              </w:rPr>
              <w:t xml:space="preserve"> </w:t>
            </w:r>
          </w:p>
        </w:tc>
      </w:tr>
    </w:tbl>
    <w:p w14:paraId="40863224" w14:textId="4181053C" w:rsidR="00F431F7" w:rsidRDefault="00F431F7" w:rsidP="00F431F7">
      <w:pPr>
        <w:spacing w:before="120" w:after="120" w:line="276" w:lineRule="auto"/>
        <w:rPr>
          <w:rFonts w:asciiTheme="minorHAnsi" w:hAnsiTheme="minorHAnsi"/>
          <w:sz w:val="22"/>
          <w:szCs w:val="22"/>
        </w:rPr>
      </w:pPr>
    </w:p>
    <w:p w14:paraId="376889A5" w14:textId="00855091" w:rsidR="00585721" w:rsidRDefault="00DE0C98" w:rsidP="00585721">
      <w:pPr>
        <w:pStyle w:val="Heading2"/>
      </w:pPr>
      <w:bookmarkStart w:id="35" w:name="_Toc525144679"/>
      <w:r>
        <w:lastRenderedPageBreak/>
        <w:t xml:space="preserve">Loan </w:t>
      </w:r>
      <w:r w:rsidR="00261C83">
        <w:t>A</w:t>
      </w:r>
      <w:r>
        <w:t>pplication</w:t>
      </w:r>
      <w:r w:rsidR="00261C83">
        <w:t>, Customer Screening and Scoring</w:t>
      </w:r>
      <w:bookmarkEnd w:id="35"/>
    </w:p>
    <w:p w14:paraId="15706AAC" w14:textId="7EE9AC4F" w:rsidR="00FE7487" w:rsidRDefault="00FE7487" w:rsidP="00FE7487">
      <w:pPr>
        <w:pStyle w:val="BodyText"/>
      </w:pPr>
    </w:p>
    <w:p w14:paraId="65844B2F" w14:textId="5C859CD0" w:rsidR="00FE7487" w:rsidRPr="00FE7487" w:rsidRDefault="00391970" w:rsidP="00FE7487">
      <w:pPr>
        <w:pStyle w:val="BodyText"/>
        <w:jc w:val="center"/>
      </w:pPr>
      <w:r>
        <w:object w:dxaOrig="18631" w:dyaOrig="6390" w14:anchorId="5EF26725">
          <v:shape id="_x0000_i1027" type="#_x0000_t75" style="width:693.75pt;height:238.5pt" o:ole="">
            <v:imagedata r:id="rId13" o:title=""/>
          </v:shape>
          <o:OLEObject Type="Embed" ProgID="Visio.Drawing.15" ShapeID="_x0000_i1027" DrawAspect="Content" ObjectID="_1601987031" r:id="rId14"/>
        </w:object>
      </w:r>
    </w:p>
    <w:p w14:paraId="40753FD4" w14:textId="5FA09F0B" w:rsidR="00585721" w:rsidRDefault="00261C83" w:rsidP="00825512">
      <w:pPr>
        <w:pStyle w:val="Heading3"/>
        <w:spacing w:after="240"/>
      </w:pPr>
      <w:bookmarkStart w:id="36" w:name="_Toc525144680"/>
      <w:r>
        <w:t>Loan Application</w:t>
      </w:r>
      <w:bookmarkEnd w:id="36"/>
    </w:p>
    <w:tbl>
      <w:tblPr>
        <w:tblStyle w:val="ListTable3-Accent61"/>
        <w:tblW w:w="4529" w:type="pct"/>
        <w:tblInd w:w="421" w:type="dxa"/>
        <w:tblLayout w:type="fixed"/>
        <w:tblLook w:val="04A0" w:firstRow="1" w:lastRow="0" w:firstColumn="1" w:lastColumn="0" w:noHBand="0" w:noVBand="1"/>
      </w:tblPr>
      <w:tblGrid>
        <w:gridCol w:w="1295"/>
        <w:gridCol w:w="3205"/>
        <w:gridCol w:w="1457"/>
        <w:gridCol w:w="731"/>
        <w:gridCol w:w="874"/>
        <w:gridCol w:w="5216"/>
      </w:tblGrid>
      <w:tr w:rsidR="00585721" w:rsidRPr="004C5B21" w14:paraId="0867E3FD" w14:textId="77777777" w:rsidTr="00677A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7" w:type="pct"/>
          </w:tcPr>
          <w:p w14:paraId="6D1E8D64" w14:textId="77777777" w:rsidR="00585721" w:rsidRPr="004C5B21" w:rsidRDefault="00585721" w:rsidP="00271FB8">
            <w:pPr>
              <w:pStyle w:val="ListParagraph"/>
              <w:numPr>
                <w:ilvl w:val="0"/>
                <w:numId w:val="1"/>
              </w:numPr>
              <w:spacing w:before="120" w:after="120" w:line="276" w:lineRule="auto"/>
              <w:rPr>
                <w:rFonts w:asciiTheme="minorHAnsi" w:hAnsiTheme="minorHAnsi" w:cs="Arial"/>
                <w:b w:val="0"/>
                <w:color w:val="FFFFFF"/>
                <w:sz w:val="22"/>
                <w:szCs w:val="22"/>
              </w:rPr>
            </w:pPr>
          </w:p>
        </w:tc>
        <w:tc>
          <w:tcPr>
            <w:tcW w:w="4493" w:type="pct"/>
            <w:gridSpan w:val="5"/>
          </w:tcPr>
          <w:p w14:paraId="48232C50" w14:textId="2053FD5D" w:rsidR="00585721" w:rsidRPr="00732C82" w:rsidRDefault="00822DD4" w:rsidP="00585721">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Loan Application</w:t>
            </w:r>
          </w:p>
        </w:tc>
      </w:tr>
      <w:tr w:rsidR="00585721" w:rsidRPr="004C5B21" w14:paraId="35554058" w14:textId="77777777" w:rsidTr="00677AD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14A21C1B"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p>
        </w:tc>
        <w:tc>
          <w:tcPr>
            <w:tcW w:w="4493" w:type="pct"/>
            <w:gridSpan w:val="5"/>
            <w:shd w:val="clear" w:color="auto" w:fill="D9D9D9" w:themeFill="background1" w:themeFillShade="D9"/>
          </w:tcPr>
          <w:p w14:paraId="2A1CFE51" w14:textId="77777777" w:rsidR="00585721" w:rsidRPr="004C5B21" w:rsidRDefault="00585721"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Customer/Applicant</w:t>
            </w:r>
          </w:p>
        </w:tc>
      </w:tr>
      <w:tr w:rsidR="00585721" w:rsidRPr="004C5B21" w14:paraId="4F54F99B" w14:textId="77777777" w:rsidTr="00677ADD">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22923E6C"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bookmarkStart w:id="37" w:name="_Ref521428792"/>
          </w:p>
        </w:tc>
        <w:bookmarkEnd w:id="37"/>
        <w:tc>
          <w:tcPr>
            <w:tcW w:w="4493" w:type="pct"/>
            <w:gridSpan w:val="5"/>
            <w:shd w:val="clear" w:color="auto" w:fill="D9D9D9" w:themeFill="background1" w:themeFillShade="D9"/>
          </w:tcPr>
          <w:p w14:paraId="758614E3" w14:textId="77777777" w:rsidR="00633DDC" w:rsidRDefault="00585721" w:rsidP="00261C8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p>
          <w:p w14:paraId="55BD2A1A" w14:textId="71EAA5CB" w:rsidR="00585721" w:rsidRDefault="00261C83"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633DDC">
              <w:rPr>
                <w:rFonts w:asciiTheme="minorHAnsi" w:hAnsiTheme="minorHAnsi" w:cs="Arial"/>
                <w:sz w:val="22"/>
                <w:szCs w:val="22"/>
              </w:rPr>
              <w:t>Customer has clicked Apply for New Loan</w:t>
            </w:r>
            <w:r w:rsidR="00633DDC">
              <w:rPr>
                <w:rFonts w:asciiTheme="minorHAnsi" w:hAnsiTheme="minorHAnsi" w:cs="Arial"/>
                <w:sz w:val="22"/>
                <w:szCs w:val="22"/>
              </w:rPr>
              <w:t>. Or</w:t>
            </w:r>
          </w:p>
          <w:p w14:paraId="60FFC5D2" w14:textId="30E1FDFC" w:rsidR="00633DDC" w:rsidRPr="00633DDC" w:rsidRDefault="00633DDC"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Opened a draft application saved previously from Applications History section.</w:t>
            </w:r>
          </w:p>
        </w:tc>
      </w:tr>
      <w:tr w:rsidR="00585721" w:rsidRPr="004C5B21" w14:paraId="51E87013" w14:textId="77777777" w:rsidTr="00677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09F893DE"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p>
        </w:tc>
        <w:tc>
          <w:tcPr>
            <w:tcW w:w="4493" w:type="pct"/>
            <w:gridSpan w:val="5"/>
            <w:shd w:val="clear" w:color="auto" w:fill="D9D9D9" w:themeFill="background1" w:themeFillShade="D9"/>
          </w:tcPr>
          <w:p w14:paraId="204D55FC" w14:textId="77777777" w:rsidR="00585721" w:rsidRPr="004C5B21" w:rsidRDefault="00585721"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585721" w:rsidRPr="004C5B21" w14:paraId="7467BF86" w14:textId="77777777" w:rsidTr="00677ADD">
        <w:trPr>
          <w:trHeight w:val="329"/>
        </w:trPr>
        <w:tc>
          <w:tcPr>
            <w:cnfStyle w:val="001000000000" w:firstRow="0" w:lastRow="0" w:firstColumn="1" w:lastColumn="0" w:oddVBand="0" w:evenVBand="0" w:oddHBand="0" w:evenHBand="0" w:firstRowFirstColumn="0" w:firstRowLastColumn="0" w:lastRowFirstColumn="0" w:lastRowLastColumn="0"/>
            <w:tcW w:w="507" w:type="pct"/>
          </w:tcPr>
          <w:p w14:paraId="5D206656"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5DDCA30B" w14:textId="29615EFB" w:rsidR="00261C83" w:rsidRPr="00261C83" w:rsidRDefault="00261C83" w:rsidP="00261C8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fills application form</w:t>
            </w:r>
            <w:r w:rsidR="0064682D">
              <w:rPr>
                <w:rFonts w:asciiTheme="minorHAnsi" w:hAnsiTheme="minorHAnsi" w:cs="Tahoma"/>
                <w:sz w:val="22"/>
                <w:szCs w:val="22"/>
              </w:rPr>
              <w:t xml:space="preserve"> (see below for form fields)</w:t>
            </w:r>
          </w:p>
        </w:tc>
      </w:tr>
      <w:tr w:rsidR="00585721" w:rsidRPr="004C5B21" w14:paraId="5C07150A" w14:textId="77777777" w:rsidTr="00677AD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07" w:type="pct"/>
          </w:tcPr>
          <w:p w14:paraId="4B2B7269" w14:textId="77777777" w:rsidR="00585721" w:rsidRPr="004C5B21" w:rsidRDefault="00585721" w:rsidP="00271FB8">
            <w:pPr>
              <w:pStyle w:val="ListParagraph"/>
              <w:numPr>
                <w:ilvl w:val="3"/>
                <w:numId w:val="1"/>
              </w:numPr>
              <w:spacing w:before="120" w:after="120" w:line="276" w:lineRule="auto"/>
              <w:rPr>
                <w:rFonts w:asciiTheme="minorHAnsi" w:hAnsiTheme="minorHAnsi" w:cs="Tahoma"/>
                <w:b w:val="0"/>
                <w:sz w:val="22"/>
                <w:szCs w:val="22"/>
              </w:rPr>
            </w:pPr>
          </w:p>
        </w:tc>
        <w:tc>
          <w:tcPr>
            <w:tcW w:w="4493" w:type="pct"/>
            <w:gridSpan w:val="5"/>
          </w:tcPr>
          <w:p w14:paraId="5CD1145D" w14:textId="7CF68133" w:rsidR="00585721" w:rsidRPr="0064682D" w:rsidRDefault="0064682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4682D">
              <w:rPr>
                <w:rFonts w:asciiTheme="minorHAnsi" w:hAnsiTheme="minorHAnsi" w:cs="Tahoma"/>
                <w:sz w:val="22"/>
                <w:szCs w:val="22"/>
              </w:rPr>
              <w:t>If the company is an existing Ameriabank customer, then the system autofills company related information into the application form</w:t>
            </w:r>
            <w:r w:rsidR="00B9452A">
              <w:rPr>
                <w:rFonts w:asciiTheme="minorHAnsi" w:hAnsiTheme="minorHAnsi" w:cs="Tahoma"/>
                <w:sz w:val="22"/>
                <w:szCs w:val="22"/>
              </w:rPr>
              <w:t>, from Armsoft and EKENG if the info n/a in Armsoft</w:t>
            </w:r>
          </w:p>
        </w:tc>
      </w:tr>
      <w:tr w:rsidR="0064682D" w:rsidRPr="004C5B21" w14:paraId="5923E827" w14:textId="77777777" w:rsidTr="00677ADD">
        <w:trPr>
          <w:trHeight w:val="274"/>
        </w:trPr>
        <w:tc>
          <w:tcPr>
            <w:cnfStyle w:val="001000000000" w:firstRow="0" w:lastRow="0" w:firstColumn="1" w:lastColumn="0" w:oddVBand="0" w:evenVBand="0" w:oddHBand="0" w:evenHBand="0" w:firstRowFirstColumn="0" w:firstRowLastColumn="0" w:lastRowFirstColumn="0" w:lastRowLastColumn="0"/>
            <w:tcW w:w="507" w:type="pct"/>
          </w:tcPr>
          <w:p w14:paraId="4AEA7166" w14:textId="77777777" w:rsidR="0064682D" w:rsidRPr="004C5B21" w:rsidRDefault="0064682D" w:rsidP="00271FB8">
            <w:pPr>
              <w:pStyle w:val="ListParagraph"/>
              <w:numPr>
                <w:ilvl w:val="3"/>
                <w:numId w:val="1"/>
              </w:numPr>
              <w:spacing w:before="120" w:after="120" w:line="276" w:lineRule="auto"/>
              <w:rPr>
                <w:rFonts w:asciiTheme="minorHAnsi" w:hAnsiTheme="minorHAnsi" w:cs="Tahoma"/>
                <w:b w:val="0"/>
                <w:sz w:val="22"/>
                <w:szCs w:val="22"/>
              </w:rPr>
            </w:pPr>
          </w:p>
        </w:tc>
        <w:tc>
          <w:tcPr>
            <w:tcW w:w="4493" w:type="pct"/>
            <w:gridSpan w:val="5"/>
          </w:tcPr>
          <w:p w14:paraId="1F0D37D7" w14:textId="7E4043D6" w:rsidR="0064682D" w:rsidRPr="0064682D" w:rsidRDefault="0064682D"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4682D">
              <w:rPr>
                <w:rFonts w:asciiTheme="minorHAnsi" w:hAnsiTheme="minorHAnsi" w:cs="Tahoma"/>
                <w:sz w:val="22"/>
                <w:szCs w:val="22"/>
              </w:rPr>
              <w:t xml:space="preserve">If the </w:t>
            </w:r>
            <w:r>
              <w:rPr>
                <w:rFonts w:asciiTheme="minorHAnsi" w:hAnsiTheme="minorHAnsi" w:cs="Tahoma"/>
                <w:sz w:val="22"/>
                <w:szCs w:val="22"/>
              </w:rPr>
              <w:t>applicant</w:t>
            </w:r>
            <w:r w:rsidRPr="0064682D">
              <w:rPr>
                <w:rFonts w:asciiTheme="minorHAnsi" w:hAnsiTheme="minorHAnsi" w:cs="Tahoma"/>
                <w:sz w:val="22"/>
                <w:szCs w:val="22"/>
              </w:rPr>
              <w:t xml:space="preserve"> is an existing Ameriabank customer, then the system autofills </w:t>
            </w:r>
            <w:r>
              <w:rPr>
                <w:rFonts w:asciiTheme="minorHAnsi" w:hAnsiTheme="minorHAnsi" w:cs="Tahoma"/>
                <w:sz w:val="22"/>
                <w:szCs w:val="22"/>
              </w:rPr>
              <w:t xml:space="preserve">personal </w:t>
            </w:r>
            <w:r w:rsidRPr="0064682D">
              <w:rPr>
                <w:rFonts w:asciiTheme="minorHAnsi" w:hAnsiTheme="minorHAnsi" w:cs="Tahoma"/>
                <w:sz w:val="22"/>
                <w:szCs w:val="22"/>
              </w:rPr>
              <w:t>information into the application form</w:t>
            </w:r>
            <w:r w:rsidR="00B9452A">
              <w:rPr>
                <w:rFonts w:asciiTheme="minorHAnsi" w:hAnsiTheme="minorHAnsi" w:cs="Tahoma"/>
                <w:sz w:val="22"/>
                <w:szCs w:val="22"/>
              </w:rPr>
              <w:t>, from Armsoft and EKENG if the info n/a in Armsoft</w:t>
            </w:r>
          </w:p>
        </w:tc>
      </w:tr>
      <w:tr w:rsidR="00BF28AC" w:rsidRPr="004C5B21" w14:paraId="5413582A" w14:textId="77777777" w:rsidTr="00677AD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07" w:type="pct"/>
          </w:tcPr>
          <w:p w14:paraId="5651F16B" w14:textId="77777777" w:rsidR="00BF28AC" w:rsidRPr="004C5B21" w:rsidRDefault="00BF28AC" w:rsidP="00271FB8">
            <w:pPr>
              <w:pStyle w:val="ListParagraph"/>
              <w:numPr>
                <w:ilvl w:val="3"/>
                <w:numId w:val="1"/>
              </w:numPr>
              <w:spacing w:before="120" w:after="120" w:line="276" w:lineRule="auto"/>
              <w:rPr>
                <w:rFonts w:asciiTheme="minorHAnsi" w:hAnsiTheme="minorHAnsi" w:cs="Tahoma"/>
                <w:b w:val="0"/>
                <w:sz w:val="22"/>
                <w:szCs w:val="22"/>
              </w:rPr>
            </w:pPr>
          </w:p>
        </w:tc>
        <w:tc>
          <w:tcPr>
            <w:tcW w:w="4493" w:type="pct"/>
            <w:gridSpan w:val="5"/>
          </w:tcPr>
          <w:p w14:paraId="20A77A81" w14:textId="56BA0CE7" w:rsidR="00BF28AC" w:rsidRPr="0064682D" w:rsidRDefault="00BF28AC"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the applicant is not an existing </w:t>
            </w:r>
            <w:r w:rsidRPr="0064682D">
              <w:rPr>
                <w:rFonts w:asciiTheme="minorHAnsi" w:hAnsiTheme="minorHAnsi" w:cs="Tahoma"/>
                <w:sz w:val="22"/>
                <w:szCs w:val="22"/>
              </w:rPr>
              <w:t>Ameriabank customer</w:t>
            </w:r>
            <w:r>
              <w:rPr>
                <w:rFonts w:asciiTheme="minorHAnsi" w:hAnsiTheme="minorHAnsi" w:cs="Tahoma"/>
                <w:sz w:val="22"/>
                <w:szCs w:val="22"/>
              </w:rPr>
              <w:t xml:space="preserve">, then the system autofills company </w:t>
            </w:r>
            <w:r w:rsidR="00EA0270">
              <w:rPr>
                <w:rFonts w:asciiTheme="minorHAnsi" w:hAnsiTheme="minorHAnsi" w:cs="Tahoma"/>
                <w:sz w:val="22"/>
                <w:szCs w:val="22"/>
              </w:rPr>
              <w:t>related information</w:t>
            </w:r>
            <w:r>
              <w:rPr>
                <w:rFonts w:asciiTheme="minorHAnsi" w:hAnsiTheme="minorHAnsi" w:cs="Tahoma"/>
                <w:sz w:val="22"/>
                <w:szCs w:val="22"/>
              </w:rPr>
              <w:t xml:space="preserve"> into the application form from EKENG</w:t>
            </w:r>
          </w:p>
        </w:tc>
      </w:tr>
      <w:tr w:rsidR="00BF28AC" w:rsidRPr="004C5B21" w14:paraId="04F6355B" w14:textId="77777777" w:rsidTr="00677ADD">
        <w:trPr>
          <w:trHeight w:val="274"/>
        </w:trPr>
        <w:tc>
          <w:tcPr>
            <w:cnfStyle w:val="001000000000" w:firstRow="0" w:lastRow="0" w:firstColumn="1" w:lastColumn="0" w:oddVBand="0" w:evenVBand="0" w:oddHBand="0" w:evenHBand="0" w:firstRowFirstColumn="0" w:firstRowLastColumn="0" w:lastRowFirstColumn="0" w:lastRowLastColumn="0"/>
            <w:tcW w:w="507" w:type="pct"/>
          </w:tcPr>
          <w:p w14:paraId="3D8DBD8E" w14:textId="77777777" w:rsidR="00BF28AC" w:rsidRPr="004C5B21" w:rsidRDefault="00BF28AC" w:rsidP="00271FB8">
            <w:pPr>
              <w:pStyle w:val="ListParagraph"/>
              <w:numPr>
                <w:ilvl w:val="3"/>
                <w:numId w:val="1"/>
              </w:numPr>
              <w:spacing w:before="120" w:after="120" w:line="276" w:lineRule="auto"/>
              <w:rPr>
                <w:rFonts w:asciiTheme="minorHAnsi" w:hAnsiTheme="minorHAnsi" w:cs="Tahoma"/>
                <w:b w:val="0"/>
                <w:sz w:val="22"/>
                <w:szCs w:val="22"/>
              </w:rPr>
            </w:pPr>
          </w:p>
        </w:tc>
        <w:tc>
          <w:tcPr>
            <w:tcW w:w="4493" w:type="pct"/>
            <w:gridSpan w:val="5"/>
          </w:tcPr>
          <w:p w14:paraId="01ADD5F8" w14:textId="1EEBB992" w:rsidR="00BF28AC" w:rsidRDefault="00BF28AC"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the applicant is not an existing </w:t>
            </w:r>
            <w:r w:rsidRPr="0064682D">
              <w:rPr>
                <w:rFonts w:asciiTheme="minorHAnsi" w:hAnsiTheme="minorHAnsi" w:cs="Tahoma"/>
                <w:sz w:val="22"/>
                <w:szCs w:val="22"/>
              </w:rPr>
              <w:t>Ameriabank customer</w:t>
            </w:r>
            <w:r>
              <w:rPr>
                <w:rFonts w:asciiTheme="minorHAnsi" w:hAnsiTheme="minorHAnsi" w:cs="Tahoma"/>
                <w:sz w:val="22"/>
                <w:szCs w:val="22"/>
              </w:rPr>
              <w:t xml:space="preserve">, then the system autofills </w:t>
            </w:r>
            <w:r w:rsidR="00C0181E">
              <w:rPr>
                <w:rFonts w:asciiTheme="minorHAnsi" w:hAnsiTheme="minorHAnsi" w:cs="Tahoma"/>
                <w:sz w:val="22"/>
                <w:szCs w:val="22"/>
              </w:rPr>
              <w:t xml:space="preserve">personal </w:t>
            </w:r>
            <w:r w:rsidR="00EA0270">
              <w:rPr>
                <w:rFonts w:asciiTheme="minorHAnsi" w:hAnsiTheme="minorHAnsi" w:cs="Tahoma"/>
                <w:sz w:val="22"/>
                <w:szCs w:val="22"/>
              </w:rPr>
              <w:t>information</w:t>
            </w:r>
            <w:r>
              <w:rPr>
                <w:rFonts w:asciiTheme="minorHAnsi" w:hAnsiTheme="minorHAnsi" w:cs="Tahoma"/>
                <w:sz w:val="22"/>
                <w:szCs w:val="22"/>
              </w:rPr>
              <w:t xml:space="preserve"> into the application form from EKENG and Nork agency</w:t>
            </w:r>
          </w:p>
        </w:tc>
      </w:tr>
      <w:tr w:rsidR="0064682D" w:rsidRPr="004C5B21" w14:paraId="5E14DC2F" w14:textId="77777777" w:rsidTr="00677AD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07" w:type="pct"/>
          </w:tcPr>
          <w:p w14:paraId="33A469EA" w14:textId="77777777" w:rsidR="0064682D" w:rsidRPr="004C5B21" w:rsidRDefault="0064682D" w:rsidP="00271FB8">
            <w:pPr>
              <w:pStyle w:val="ListParagraph"/>
              <w:numPr>
                <w:ilvl w:val="3"/>
                <w:numId w:val="1"/>
              </w:numPr>
              <w:spacing w:before="120" w:after="120" w:line="276" w:lineRule="auto"/>
              <w:rPr>
                <w:rFonts w:asciiTheme="minorHAnsi" w:hAnsiTheme="minorHAnsi" w:cs="Tahoma"/>
                <w:b w:val="0"/>
                <w:sz w:val="22"/>
                <w:szCs w:val="22"/>
              </w:rPr>
            </w:pPr>
          </w:p>
        </w:tc>
        <w:tc>
          <w:tcPr>
            <w:tcW w:w="4493" w:type="pct"/>
            <w:gridSpan w:val="5"/>
          </w:tcPr>
          <w:p w14:paraId="79484A0A" w14:textId="77777777" w:rsidR="0064682D" w:rsidRDefault="0064682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should</w:t>
            </w:r>
            <w:r w:rsidR="00071284">
              <w:rPr>
                <w:rFonts w:asciiTheme="minorHAnsi" w:hAnsiTheme="minorHAnsi" w:cs="Tahoma"/>
                <w:sz w:val="22"/>
                <w:szCs w:val="22"/>
              </w:rPr>
              <w:t xml:space="preserve"> not</w:t>
            </w:r>
            <w:r>
              <w:rPr>
                <w:rFonts w:asciiTheme="minorHAnsi" w:hAnsiTheme="minorHAnsi" w:cs="Tahoma"/>
                <w:sz w:val="22"/>
                <w:szCs w:val="22"/>
              </w:rPr>
              <w:t xml:space="preserve"> be able to amend any autofilled data, which need to be changed</w:t>
            </w:r>
          </w:p>
          <w:p w14:paraId="45801790" w14:textId="2FAECC14" w:rsidR="00B9452A" w:rsidRPr="0064682D" w:rsidRDefault="00B9452A"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In case of</w:t>
            </w:r>
            <w:r w:rsidRPr="00FB33ED">
              <w:rPr>
                <w:rFonts w:asciiTheme="minorHAnsi" w:hAnsiTheme="minorHAnsi" w:cs="Tahoma"/>
                <w:sz w:val="22"/>
                <w:szCs w:val="22"/>
              </w:rPr>
              <w:t xml:space="preserve"> any</w:t>
            </w:r>
            <w:r>
              <w:rPr>
                <w:rFonts w:asciiTheme="minorHAnsi" w:hAnsiTheme="minorHAnsi" w:cs="Tahoma"/>
                <w:sz w:val="22"/>
                <w:szCs w:val="22"/>
              </w:rPr>
              <w:t xml:space="preserve"> </w:t>
            </w:r>
            <w:r w:rsidRPr="00B9452A">
              <w:rPr>
                <w:rFonts w:asciiTheme="minorHAnsi" w:hAnsiTheme="minorHAnsi" w:cs="Tahoma"/>
                <w:sz w:val="22"/>
                <w:szCs w:val="22"/>
              </w:rPr>
              <w:t>discrepancy</w:t>
            </w:r>
            <w:r>
              <w:rPr>
                <w:rFonts w:asciiTheme="minorHAnsi" w:hAnsiTheme="minorHAnsi" w:cs="Tahoma"/>
                <w:sz w:val="22"/>
                <w:szCs w:val="22"/>
              </w:rPr>
              <w:t xml:space="preserve"> </w:t>
            </w:r>
            <w:r w:rsidR="00FB33ED">
              <w:rPr>
                <w:rFonts w:asciiTheme="minorHAnsi" w:hAnsiTheme="minorHAnsi" w:cs="Tahoma"/>
                <w:sz w:val="22"/>
                <w:szCs w:val="22"/>
              </w:rPr>
              <w:t xml:space="preserve">in </w:t>
            </w:r>
            <w:r>
              <w:rPr>
                <w:rFonts w:asciiTheme="minorHAnsi" w:hAnsiTheme="minorHAnsi" w:cs="Tahoma"/>
                <w:sz w:val="22"/>
                <w:szCs w:val="22"/>
              </w:rPr>
              <w:t xml:space="preserve">autofilled information between Armsoft and EKENG the system should show a message to visit to branch for further processing </w:t>
            </w:r>
          </w:p>
        </w:tc>
      </w:tr>
      <w:tr w:rsidR="00F60021" w:rsidRPr="004C5B21" w14:paraId="633C2301" w14:textId="77777777" w:rsidTr="005D7C48">
        <w:trPr>
          <w:trHeight w:val="579"/>
        </w:trPr>
        <w:tc>
          <w:tcPr>
            <w:cnfStyle w:val="001000000000" w:firstRow="0" w:lastRow="0" w:firstColumn="1" w:lastColumn="0" w:oddVBand="0" w:evenVBand="0" w:oddHBand="0" w:evenHBand="0" w:firstRowFirstColumn="0" w:firstRowLastColumn="0" w:lastRowFirstColumn="0" w:lastRowLastColumn="0"/>
            <w:tcW w:w="507" w:type="pct"/>
          </w:tcPr>
          <w:p w14:paraId="0C1921C4" w14:textId="77777777" w:rsidR="00F60021" w:rsidRPr="004C5B21" w:rsidRDefault="00F60021"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3B31093C" w14:textId="7075A985" w:rsidR="00F60021" w:rsidRPr="00F60021" w:rsidRDefault="00F60021" w:rsidP="00F600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presses Submit application button</w:t>
            </w:r>
          </w:p>
        </w:tc>
      </w:tr>
      <w:tr w:rsidR="003747EB" w:rsidRPr="004C5B21" w14:paraId="450640A0" w14:textId="77777777" w:rsidTr="00677AD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507" w:type="pct"/>
          </w:tcPr>
          <w:p w14:paraId="7C6C3950" w14:textId="77777777" w:rsidR="003747EB" w:rsidRPr="004C5B21" w:rsidRDefault="003747EB"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6223B477" w14:textId="3FE43461" w:rsidR="003747EB" w:rsidRDefault="003747EB"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should also offer </w:t>
            </w:r>
            <w:r w:rsidRPr="004C1146">
              <w:rPr>
                <w:rFonts w:asciiTheme="minorHAnsi" w:hAnsiTheme="minorHAnsi" w:cs="Tahoma"/>
                <w:sz w:val="22"/>
                <w:szCs w:val="22"/>
              </w:rPr>
              <w:t xml:space="preserve">customer free internet banking </w:t>
            </w:r>
            <w:r w:rsidR="002D18C9" w:rsidRPr="004C1146">
              <w:rPr>
                <w:rFonts w:asciiTheme="minorHAnsi" w:hAnsiTheme="minorHAnsi" w:cs="Tahoma"/>
                <w:sz w:val="22"/>
                <w:szCs w:val="22"/>
              </w:rPr>
              <w:t>and business card</w:t>
            </w:r>
            <w:r w:rsidR="002D18C9">
              <w:rPr>
                <w:rFonts w:asciiTheme="minorHAnsi" w:hAnsiTheme="minorHAnsi" w:cs="Tahoma"/>
                <w:sz w:val="22"/>
                <w:szCs w:val="22"/>
              </w:rPr>
              <w:t xml:space="preserve"> </w:t>
            </w:r>
            <w:r>
              <w:rPr>
                <w:rFonts w:asciiTheme="minorHAnsi" w:hAnsiTheme="minorHAnsi" w:cs="Tahoma"/>
                <w:sz w:val="22"/>
                <w:szCs w:val="22"/>
              </w:rPr>
              <w:t>in case they do not have</w:t>
            </w:r>
            <w:r w:rsidR="00EA0270">
              <w:rPr>
                <w:rFonts w:asciiTheme="minorHAnsi" w:hAnsiTheme="minorHAnsi" w:cs="Tahoma"/>
                <w:sz w:val="22"/>
                <w:szCs w:val="22"/>
              </w:rPr>
              <w:t xml:space="preserve"> yet</w:t>
            </w:r>
          </w:p>
          <w:p w14:paraId="30BA3698" w14:textId="36ABA181" w:rsidR="005D7C48" w:rsidRDefault="005D7C48"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7C48">
              <w:rPr>
                <w:rFonts w:asciiTheme="minorHAnsi" w:hAnsiTheme="minorHAnsi" w:cs="Tahoma"/>
                <w:sz w:val="22"/>
                <w:szCs w:val="22"/>
              </w:rPr>
              <w:t>Message</w:t>
            </w:r>
            <w:r w:rsidR="00083892">
              <w:rPr>
                <w:rFonts w:asciiTheme="minorHAnsi" w:hAnsiTheme="minorHAnsi" w:cs="Tahoma"/>
                <w:sz w:val="22"/>
                <w:szCs w:val="22"/>
              </w:rPr>
              <w:t xml:space="preserve"> 1</w:t>
            </w:r>
            <w:r w:rsidRPr="005D7C48">
              <w:rPr>
                <w:rFonts w:asciiTheme="minorHAnsi" w:hAnsiTheme="minorHAnsi" w:cs="Tahoma"/>
                <w:sz w:val="22"/>
                <w:szCs w:val="22"/>
              </w:rPr>
              <w:t>:</w:t>
            </w:r>
            <w:r>
              <w:rPr>
                <w:rFonts w:ascii="Sylfaen" w:hAnsi="Sylfaen" w:cs="Tahoma"/>
                <w:sz w:val="22"/>
                <w:szCs w:val="22"/>
                <w:lang w:val="hy-AM"/>
              </w:rPr>
              <w:t xml:space="preserve"> </w:t>
            </w:r>
            <w:r w:rsidR="00663924">
              <w:rPr>
                <w:rFonts w:ascii="Sylfaen" w:hAnsi="Sylfaen" w:cs="Tahoma"/>
                <w:sz w:val="22"/>
                <w:szCs w:val="22"/>
              </w:rPr>
              <w:t>Պատվիրել անվճար Բիզնես քարտ</w:t>
            </w:r>
            <w:r w:rsidR="00083892">
              <w:rPr>
                <w:rFonts w:ascii="Sylfaen" w:hAnsi="Sylfaen" w:cs="Tahoma"/>
                <w:sz w:val="22"/>
                <w:szCs w:val="22"/>
              </w:rPr>
              <w:t>:</w:t>
            </w:r>
            <w:r w:rsidR="0021107A">
              <w:rPr>
                <w:rFonts w:ascii="Sylfaen" w:hAnsi="Sylfaen" w:cs="Tahoma"/>
                <w:sz w:val="22"/>
                <w:szCs w:val="22"/>
              </w:rPr>
              <w:t xml:space="preserve"> </w:t>
            </w:r>
            <w:commentRangeStart w:id="38"/>
            <w:r w:rsidR="0021107A">
              <w:rPr>
                <w:rFonts w:ascii="Sylfaen" w:hAnsi="Sylfaen" w:cs="Tahoma"/>
                <w:sz w:val="22"/>
                <w:szCs w:val="22"/>
                <w:lang w:val="hy-AM"/>
              </w:rPr>
              <w:t>Իմանալ ավելին:</w:t>
            </w:r>
            <w:r w:rsidR="00083892">
              <w:rPr>
                <w:rFonts w:ascii="Sylfaen" w:hAnsi="Sylfaen" w:cs="Tahoma"/>
                <w:sz w:val="22"/>
                <w:szCs w:val="22"/>
              </w:rPr>
              <w:t xml:space="preserve"> </w:t>
            </w:r>
            <w:r w:rsidRPr="005D7C48">
              <w:rPr>
                <w:rFonts w:asciiTheme="minorHAnsi" w:hAnsiTheme="minorHAnsi" w:cs="Tahoma"/>
                <w:sz w:val="22"/>
                <w:szCs w:val="22"/>
              </w:rPr>
              <w:t xml:space="preserve"> </w:t>
            </w:r>
            <w:commentRangeEnd w:id="38"/>
            <w:r w:rsidR="006B6FBF">
              <w:rPr>
                <w:rStyle w:val="CommentReference"/>
                <w:rFonts w:ascii="Times New Roman" w:eastAsia="Times New Roman" w:hAnsi="Times New Roman"/>
              </w:rPr>
              <w:commentReference w:id="38"/>
            </w:r>
          </w:p>
          <w:p w14:paraId="5D4C6EA3" w14:textId="715F9E96" w:rsidR="005D7C48" w:rsidRPr="0021107A" w:rsidRDefault="005D7C48" w:rsidP="005D7C4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7C48">
              <w:rPr>
                <w:rFonts w:asciiTheme="minorHAnsi" w:hAnsiTheme="minorHAnsi" w:cs="Tahoma"/>
                <w:sz w:val="22"/>
                <w:szCs w:val="22"/>
              </w:rPr>
              <w:t>Message</w:t>
            </w:r>
            <w:r w:rsidR="00083892">
              <w:rPr>
                <w:rFonts w:asciiTheme="minorHAnsi" w:hAnsiTheme="minorHAnsi" w:cs="Tahoma"/>
                <w:sz w:val="22"/>
                <w:szCs w:val="22"/>
              </w:rPr>
              <w:t xml:space="preserve"> 2</w:t>
            </w:r>
            <w:r w:rsidRPr="005D7C48">
              <w:rPr>
                <w:rFonts w:asciiTheme="minorHAnsi" w:hAnsiTheme="minorHAnsi" w:cs="Tahoma"/>
                <w:sz w:val="22"/>
                <w:szCs w:val="22"/>
              </w:rPr>
              <w:t>:</w:t>
            </w:r>
            <w:r>
              <w:rPr>
                <w:rFonts w:ascii="Sylfaen" w:hAnsi="Sylfaen" w:cs="Tahoma"/>
                <w:sz w:val="22"/>
                <w:szCs w:val="22"/>
                <w:lang w:val="hy-AM"/>
              </w:rPr>
              <w:t xml:space="preserve"> Խնդրում ենք ընտրել </w:t>
            </w:r>
            <w:r w:rsidR="00663924">
              <w:rPr>
                <w:rFonts w:ascii="Sylfaen" w:hAnsi="Sylfaen" w:cs="Tahoma"/>
                <w:sz w:val="22"/>
                <w:szCs w:val="22"/>
              </w:rPr>
              <w:t>Բ</w:t>
            </w:r>
            <w:r>
              <w:rPr>
                <w:rFonts w:ascii="Sylfaen" w:hAnsi="Sylfaen" w:cs="Tahoma"/>
                <w:sz w:val="22"/>
                <w:szCs w:val="22"/>
                <w:lang w:val="hy-AM"/>
              </w:rPr>
              <w:t xml:space="preserve">իզնես քարտի արժույթը </w:t>
            </w:r>
            <w:r w:rsidRPr="005D7C48">
              <w:rPr>
                <w:rFonts w:asciiTheme="minorHAnsi" w:hAnsiTheme="minorHAnsi" w:cs="Tahoma"/>
                <w:sz w:val="22"/>
                <w:szCs w:val="22"/>
              </w:rPr>
              <w:t xml:space="preserve"> </w:t>
            </w:r>
            <w:r>
              <w:rPr>
                <w:rFonts w:ascii="Sylfaen" w:hAnsi="Sylfaen" w:cs="Tahoma"/>
                <w:sz w:val="22"/>
                <w:szCs w:val="22"/>
                <w:lang w:val="hy-AM"/>
              </w:rPr>
              <w:t>/</w:t>
            </w:r>
            <w:r>
              <w:rPr>
                <w:rFonts w:ascii="Sylfaen" w:hAnsi="Sylfaen" w:cs="Tahoma"/>
                <w:sz w:val="22"/>
                <w:szCs w:val="22"/>
              </w:rPr>
              <w:t>AMD, USD, EUR/</w:t>
            </w:r>
          </w:p>
          <w:p w14:paraId="5EDFA693" w14:textId="1441ED38" w:rsidR="0021107A" w:rsidRDefault="0021107A" w:rsidP="00663924">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1107A">
              <w:rPr>
                <w:rFonts w:asciiTheme="minorHAnsi" w:hAnsiTheme="minorHAnsi" w:cs="Tahoma"/>
                <w:sz w:val="22"/>
                <w:szCs w:val="22"/>
              </w:rPr>
              <w:t>Message 3:</w:t>
            </w:r>
            <w:r>
              <w:rPr>
                <w:rFonts w:ascii="Sylfaen" w:hAnsi="Sylfaen" w:cs="Tahoma"/>
                <w:sz w:val="22"/>
                <w:szCs w:val="22"/>
              </w:rPr>
              <w:t xml:space="preserve"> </w:t>
            </w:r>
            <w:r w:rsidR="00663924">
              <w:rPr>
                <w:rFonts w:ascii="Sylfaen" w:hAnsi="Sylfaen" w:cs="Tahoma"/>
                <w:sz w:val="22"/>
                <w:szCs w:val="22"/>
              </w:rPr>
              <w:t>Ձեռք բերել</w:t>
            </w:r>
            <w:r w:rsidR="001974AC">
              <w:rPr>
                <w:rFonts w:ascii="Sylfaen" w:hAnsi="Sylfaen" w:cs="Tahoma"/>
                <w:sz w:val="22"/>
                <w:szCs w:val="22"/>
                <w:lang w:val="hy-AM"/>
              </w:rPr>
              <w:t xml:space="preserve"> անվճար </w:t>
            </w:r>
            <w:r w:rsidR="00663924">
              <w:rPr>
                <w:rFonts w:ascii="Sylfaen" w:hAnsi="Sylfaen" w:cs="Tahoma"/>
                <w:sz w:val="22"/>
                <w:szCs w:val="22"/>
              </w:rPr>
              <w:t>Օնլայն</w:t>
            </w:r>
            <w:r w:rsidR="006174D9">
              <w:rPr>
                <w:rFonts w:ascii="Sylfaen" w:hAnsi="Sylfaen" w:cs="Tahoma"/>
                <w:sz w:val="22"/>
                <w:szCs w:val="22"/>
                <w:lang w:val="hy-AM"/>
              </w:rPr>
              <w:t xml:space="preserve">/Մոբայլ </w:t>
            </w:r>
            <w:r w:rsidR="001974AC">
              <w:rPr>
                <w:rFonts w:ascii="Sylfaen" w:hAnsi="Sylfaen" w:cs="Tahoma"/>
                <w:sz w:val="22"/>
                <w:szCs w:val="22"/>
                <w:lang w:val="hy-AM"/>
              </w:rPr>
              <w:t xml:space="preserve">բանկինգ: </w:t>
            </w:r>
            <w:commentRangeStart w:id="39"/>
            <w:r w:rsidR="001974AC">
              <w:rPr>
                <w:rFonts w:ascii="Sylfaen" w:hAnsi="Sylfaen" w:cs="Tahoma"/>
                <w:sz w:val="22"/>
                <w:szCs w:val="22"/>
                <w:lang w:val="hy-AM"/>
              </w:rPr>
              <w:t>Իմանալ ավելին</w:t>
            </w:r>
            <w:commentRangeEnd w:id="39"/>
            <w:r w:rsidR="00663924">
              <w:rPr>
                <w:rStyle w:val="CommentReference"/>
                <w:rFonts w:ascii="Times New Roman" w:eastAsia="Times New Roman" w:hAnsi="Times New Roman"/>
              </w:rPr>
              <w:commentReference w:id="39"/>
            </w:r>
          </w:p>
        </w:tc>
      </w:tr>
      <w:tr w:rsidR="00585721" w:rsidRPr="004C5B21" w14:paraId="265883CD" w14:textId="77777777" w:rsidTr="00677ADD">
        <w:trPr>
          <w:trHeight w:val="264"/>
        </w:trPr>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16BF17FF"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p>
        </w:tc>
        <w:tc>
          <w:tcPr>
            <w:tcW w:w="4493" w:type="pct"/>
            <w:gridSpan w:val="5"/>
            <w:shd w:val="clear" w:color="auto" w:fill="D9D9D9" w:themeFill="background1" w:themeFillShade="D9"/>
          </w:tcPr>
          <w:p w14:paraId="3C0852AD" w14:textId="77777777" w:rsidR="00585721" w:rsidRPr="004C5B21"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585721" w:rsidRPr="004C5B21" w14:paraId="0AC88AEC" w14:textId="77777777" w:rsidTr="00677AD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07" w:type="pct"/>
          </w:tcPr>
          <w:p w14:paraId="2CC517DB"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156D767B" w14:textId="31A1A561" w:rsidR="00585721" w:rsidRDefault="00F60021"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Loan application gets stored in the </w:t>
            </w:r>
            <w:r w:rsidR="003C6E92">
              <w:rPr>
                <w:rFonts w:asciiTheme="minorHAnsi" w:hAnsiTheme="minorHAnsi" w:cs="Arial"/>
                <w:sz w:val="22"/>
                <w:szCs w:val="22"/>
              </w:rPr>
              <w:t>system and</w:t>
            </w:r>
            <w:r>
              <w:rPr>
                <w:rFonts w:asciiTheme="minorHAnsi" w:hAnsiTheme="minorHAnsi" w:cs="Arial"/>
                <w:sz w:val="22"/>
                <w:szCs w:val="22"/>
              </w:rPr>
              <w:t xml:space="preserve"> can be found under Application History section.</w:t>
            </w:r>
          </w:p>
          <w:p w14:paraId="10BBAC2A" w14:textId="50FA5DFA" w:rsidR="00637534" w:rsidRPr="00334877" w:rsidRDefault="00637534" w:rsidP="00271FB8">
            <w:pPr>
              <w:pStyle w:val="ListParagraph"/>
              <w:numPr>
                <w:ilvl w:val="1"/>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Loan application is also stored in Customer’s ArmSoft Profile</w:t>
            </w:r>
          </w:p>
        </w:tc>
      </w:tr>
      <w:tr w:rsidR="00334877" w:rsidRPr="004C5B21" w14:paraId="5A60D3A1" w14:textId="77777777" w:rsidTr="00677ADD">
        <w:trPr>
          <w:trHeight w:val="264"/>
        </w:trPr>
        <w:tc>
          <w:tcPr>
            <w:cnfStyle w:val="001000000000" w:firstRow="0" w:lastRow="0" w:firstColumn="1" w:lastColumn="0" w:oddVBand="0" w:evenVBand="0" w:oddHBand="0" w:evenHBand="0" w:firstRowFirstColumn="0" w:firstRowLastColumn="0" w:lastRowFirstColumn="0" w:lastRowLastColumn="0"/>
            <w:tcW w:w="507" w:type="pct"/>
          </w:tcPr>
          <w:p w14:paraId="47D9C047" w14:textId="77777777" w:rsidR="00334877" w:rsidRPr="004C5B21" w:rsidRDefault="00334877"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07B23325" w14:textId="152C0C69" w:rsidR="00334877" w:rsidRPr="00334877" w:rsidRDefault="00334877"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Loan application moves into </w:t>
            </w:r>
            <w:r w:rsidR="005C00C4">
              <w:rPr>
                <w:rFonts w:asciiTheme="minorHAnsi" w:hAnsiTheme="minorHAnsi" w:cs="Arial"/>
                <w:sz w:val="22"/>
                <w:szCs w:val="22"/>
              </w:rPr>
              <w:t xml:space="preserve">external data collection </w:t>
            </w:r>
            <w:r>
              <w:rPr>
                <w:rFonts w:asciiTheme="minorHAnsi" w:hAnsiTheme="minorHAnsi" w:cs="Arial"/>
                <w:sz w:val="22"/>
                <w:szCs w:val="22"/>
              </w:rPr>
              <w:t>stage</w:t>
            </w:r>
            <w:r w:rsidR="00822DD4">
              <w:rPr>
                <w:rFonts w:asciiTheme="minorHAnsi" w:hAnsiTheme="minorHAnsi" w:cs="Arial"/>
                <w:sz w:val="22"/>
                <w:szCs w:val="22"/>
              </w:rPr>
              <w:t xml:space="preserve"> (</w:t>
            </w:r>
            <w:r w:rsidR="00822DD4">
              <w:rPr>
                <w:rFonts w:asciiTheme="minorHAnsi" w:hAnsiTheme="minorHAnsi" w:cs="Arial"/>
                <w:sz w:val="22"/>
                <w:szCs w:val="22"/>
              </w:rPr>
              <w:fldChar w:fldCharType="begin"/>
            </w:r>
            <w:r w:rsidR="00822DD4">
              <w:rPr>
                <w:rFonts w:asciiTheme="minorHAnsi" w:hAnsiTheme="minorHAnsi" w:cs="Arial"/>
                <w:sz w:val="22"/>
                <w:szCs w:val="22"/>
              </w:rPr>
              <w:instrText xml:space="preserve"> REF _Ref521431081 \r \h </w:instrText>
            </w:r>
            <w:r w:rsidR="00822DD4">
              <w:rPr>
                <w:rFonts w:asciiTheme="minorHAnsi" w:hAnsiTheme="minorHAnsi" w:cs="Arial"/>
                <w:sz w:val="22"/>
                <w:szCs w:val="22"/>
              </w:rPr>
            </w:r>
            <w:r w:rsidR="00822DD4">
              <w:rPr>
                <w:rFonts w:asciiTheme="minorHAnsi" w:hAnsiTheme="minorHAnsi" w:cs="Arial"/>
                <w:sz w:val="22"/>
                <w:szCs w:val="22"/>
              </w:rPr>
              <w:fldChar w:fldCharType="separate"/>
            </w:r>
            <w:r w:rsidR="00311FC1">
              <w:rPr>
                <w:rFonts w:asciiTheme="minorHAnsi" w:hAnsiTheme="minorHAnsi" w:cs="Arial"/>
                <w:sz w:val="22"/>
                <w:szCs w:val="22"/>
              </w:rPr>
              <w:t>FR_5.0</w:t>
            </w:r>
            <w:r w:rsidR="00822DD4">
              <w:rPr>
                <w:rFonts w:asciiTheme="minorHAnsi" w:hAnsiTheme="minorHAnsi" w:cs="Arial"/>
                <w:sz w:val="22"/>
                <w:szCs w:val="22"/>
              </w:rPr>
              <w:fldChar w:fldCharType="end"/>
            </w:r>
            <w:r w:rsidR="00822DD4">
              <w:rPr>
                <w:rFonts w:asciiTheme="minorHAnsi" w:hAnsiTheme="minorHAnsi" w:cs="Arial"/>
                <w:sz w:val="22"/>
                <w:szCs w:val="22"/>
              </w:rPr>
              <w:t>)</w:t>
            </w:r>
          </w:p>
        </w:tc>
      </w:tr>
      <w:tr w:rsidR="00585721" w:rsidRPr="004C5B21" w14:paraId="6D522D11" w14:textId="77777777" w:rsidTr="00677AD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4A863409"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p>
        </w:tc>
        <w:tc>
          <w:tcPr>
            <w:tcW w:w="4493" w:type="pct"/>
            <w:gridSpan w:val="5"/>
            <w:shd w:val="clear" w:color="auto" w:fill="D9D9D9" w:themeFill="background1" w:themeFillShade="D9"/>
          </w:tcPr>
          <w:p w14:paraId="19870EDE" w14:textId="77777777" w:rsidR="00585721" w:rsidRPr="004C5B21" w:rsidRDefault="00585721"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585721" w:rsidRPr="004C5B21" w14:paraId="0A50C5D8" w14:textId="77777777" w:rsidTr="00677ADD">
        <w:trPr>
          <w:trHeight w:val="264"/>
        </w:trPr>
        <w:tc>
          <w:tcPr>
            <w:cnfStyle w:val="001000000000" w:firstRow="0" w:lastRow="0" w:firstColumn="1" w:lastColumn="0" w:oddVBand="0" w:evenVBand="0" w:oddHBand="0" w:evenHBand="0" w:firstRowFirstColumn="0" w:firstRowLastColumn="0" w:lastRowFirstColumn="0" w:lastRowLastColumn="0"/>
            <w:tcW w:w="507" w:type="pct"/>
          </w:tcPr>
          <w:p w14:paraId="0497DDE4"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69914BD7" w14:textId="77777777" w:rsidR="00585721" w:rsidRDefault="00334877" w:rsidP="0058572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chooses to save the application as draft without submitting.</w:t>
            </w:r>
          </w:p>
          <w:p w14:paraId="512818EB" w14:textId="46BA750B" w:rsidR="00334877" w:rsidRPr="004C5B21" w:rsidRDefault="00334877" w:rsidP="00271FB8">
            <w:pPr>
              <w:pStyle w:val="NormalWeb"/>
              <w:numPr>
                <w:ilvl w:val="0"/>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Application gets stored in the system and can be found under Application History section with draft status.</w:t>
            </w:r>
            <w:r w:rsidR="00FF21EB">
              <w:rPr>
                <w:rFonts w:asciiTheme="minorHAnsi" w:hAnsiTheme="minorHAnsi" w:cs="Arial"/>
                <w:sz w:val="22"/>
                <w:szCs w:val="22"/>
              </w:rPr>
              <w:t xml:space="preserve"> (</w:t>
            </w:r>
            <w:r w:rsidR="00FF21EB">
              <w:rPr>
                <w:rFonts w:asciiTheme="minorHAnsi" w:hAnsiTheme="minorHAnsi" w:cs="Arial"/>
                <w:sz w:val="22"/>
                <w:szCs w:val="22"/>
              </w:rPr>
              <w:fldChar w:fldCharType="begin"/>
            </w:r>
            <w:r w:rsidR="00FF21EB">
              <w:rPr>
                <w:rFonts w:asciiTheme="minorHAnsi" w:hAnsiTheme="minorHAnsi" w:cs="Arial"/>
                <w:sz w:val="22"/>
                <w:szCs w:val="22"/>
              </w:rPr>
              <w:instrText xml:space="preserve"> REF _Ref521428792 \r \h </w:instrText>
            </w:r>
            <w:r w:rsidR="00FF21EB">
              <w:rPr>
                <w:rFonts w:asciiTheme="minorHAnsi" w:hAnsiTheme="minorHAnsi" w:cs="Arial"/>
                <w:sz w:val="22"/>
                <w:szCs w:val="22"/>
              </w:rPr>
            </w:r>
            <w:r w:rsidR="00FF21EB">
              <w:rPr>
                <w:rFonts w:asciiTheme="minorHAnsi" w:hAnsiTheme="minorHAnsi" w:cs="Arial"/>
                <w:sz w:val="22"/>
                <w:szCs w:val="22"/>
              </w:rPr>
              <w:fldChar w:fldCharType="separate"/>
            </w:r>
            <w:r w:rsidR="00311FC1">
              <w:rPr>
                <w:rFonts w:asciiTheme="minorHAnsi" w:hAnsiTheme="minorHAnsi" w:cs="Arial"/>
                <w:sz w:val="22"/>
                <w:szCs w:val="22"/>
              </w:rPr>
              <w:t>FR_4.2</w:t>
            </w:r>
            <w:r w:rsidR="00FF21EB">
              <w:rPr>
                <w:rFonts w:asciiTheme="minorHAnsi" w:hAnsiTheme="minorHAnsi" w:cs="Arial"/>
                <w:sz w:val="22"/>
                <w:szCs w:val="22"/>
              </w:rPr>
              <w:fldChar w:fldCharType="end"/>
            </w:r>
            <w:r w:rsidR="00FF21EB">
              <w:rPr>
                <w:rFonts w:asciiTheme="minorHAnsi" w:hAnsiTheme="minorHAnsi" w:cs="Arial"/>
                <w:sz w:val="22"/>
                <w:szCs w:val="22"/>
              </w:rPr>
              <w:t>)</w:t>
            </w:r>
          </w:p>
        </w:tc>
      </w:tr>
      <w:tr w:rsidR="00391970" w:rsidRPr="004C5B21" w14:paraId="48A0DA15" w14:textId="77777777" w:rsidTr="00677AD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07" w:type="pct"/>
          </w:tcPr>
          <w:p w14:paraId="2BD7A1BC" w14:textId="77777777" w:rsidR="00391970" w:rsidRPr="004C5B21" w:rsidRDefault="00391970"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45181B8E" w14:textId="77777777" w:rsidR="00391970" w:rsidRDefault="00391970" w:rsidP="00585721">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may choose to visit branch to submit loan application without using SME lending app.</w:t>
            </w:r>
          </w:p>
          <w:p w14:paraId="0A6465C5" w14:textId="74D181D1" w:rsidR="00391970" w:rsidRDefault="00391970"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lastRenderedPageBreak/>
              <w:t xml:space="preserve">In this case Loan Officer fills the application in ArmSoft. </w:t>
            </w:r>
          </w:p>
        </w:tc>
      </w:tr>
      <w:tr w:rsidR="00585721" w:rsidRPr="004C5B21" w14:paraId="3FA0874F" w14:textId="77777777" w:rsidTr="00677ADD">
        <w:trPr>
          <w:trHeight w:val="264"/>
        </w:trPr>
        <w:tc>
          <w:tcPr>
            <w:cnfStyle w:val="001000000000" w:firstRow="0" w:lastRow="0" w:firstColumn="1" w:lastColumn="0" w:oddVBand="0" w:evenVBand="0" w:oddHBand="0" w:evenHBand="0" w:firstRowFirstColumn="0" w:firstRowLastColumn="0" w:lastRowFirstColumn="0" w:lastRowLastColumn="0"/>
            <w:tcW w:w="507" w:type="pct"/>
            <w:shd w:val="clear" w:color="auto" w:fill="D9D9D9" w:themeFill="background1" w:themeFillShade="D9"/>
          </w:tcPr>
          <w:p w14:paraId="34B7722E" w14:textId="77777777" w:rsidR="00585721" w:rsidRPr="004C5B21" w:rsidRDefault="00585721" w:rsidP="00271FB8">
            <w:pPr>
              <w:pStyle w:val="ListParagraph"/>
              <w:numPr>
                <w:ilvl w:val="1"/>
                <w:numId w:val="1"/>
              </w:numPr>
              <w:spacing w:before="120" w:after="120" w:line="276" w:lineRule="auto"/>
              <w:rPr>
                <w:rFonts w:asciiTheme="minorHAnsi" w:hAnsiTheme="minorHAnsi" w:cs="Tahoma"/>
                <w:b w:val="0"/>
                <w:sz w:val="22"/>
                <w:szCs w:val="22"/>
              </w:rPr>
            </w:pPr>
          </w:p>
        </w:tc>
        <w:tc>
          <w:tcPr>
            <w:tcW w:w="4493" w:type="pct"/>
            <w:gridSpan w:val="5"/>
            <w:shd w:val="clear" w:color="auto" w:fill="D9D9D9" w:themeFill="background1" w:themeFillShade="D9"/>
          </w:tcPr>
          <w:p w14:paraId="7CA4215A" w14:textId="77777777" w:rsidR="00585721" w:rsidRPr="004C5B21"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585721" w:rsidRPr="004C5B21" w14:paraId="5F06352B" w14:textId="77777777" w:rsidTr="00677AD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507" w:type="pct"/>
          </w:tcPr>
          <w:p w14:paraId="0C73C73B"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50AEDAA1" w14:textId="76226D7F" w:rsidR="00585721" w:rsidRPr="004C5B21" w:rsidRDefault="00585721" w:rsidP="00281158">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p>
        </w:tc>
      </w:tr>
      <w:tr w:rsidR="00FF21EB" w:rsidRPr="004C5B21" w14:paraId="00918BCE" w14:textId="77777777" w:rsidTr="00677ADD">
        <w:trPr>
          <w:trHeight w:val="264"/>
        </w:trPr>
        <w:tc>
          <w:tcPr>
            <w:cnfStyle w:val="001000000000" w:firstRow="0" w:lastRow="0" w:firstColumn="1" w:lastColumn="0" w:oddVBand="0" w:evenVBand="0" w:oddHBand="0" w:evenHBand="0" w:firstRowFirstColumn="0" w:firstRowLastColumn="0" w:lastRowFirstColumn="0" w:lastRowLastColumn="0"/>
            <w:tcW w:w="507" w:type="pct"/>
          </w:tcPr>
          <w:p w14:paraId="03A0F66E" w14:textId="77777777" w:rsidR="00FF21EB" w:rsidRPr="00FB33ED" w:rsidRDefault="00FF21EB" w:rsidP="00271FB8">
            <w:pPr>
              <w:pStyle w:val="ListParagraph"/>
              <w:numPr>
                <w:ilvl w:val="2"/>
                <w:numId w:val="1"/>
              </w:numPr>
              <w:spacing w:before="120" w:after="120" w:line="276" w:lineRule="auto"/>
              <w:rPr>
                <w:rFonts w:asciiTheme="minorHAnsi" w:hAnsiTheme="minorHAnsi" w:cs="Tahoma"/>
                <w:b w:val="0"/>
                <w:sz w:val="22"/>
                <w:szCs w:val="22"/>
              </w:rPr>
            </w:pPr>
          </w:p>
        </w:tc>
        <w:tc>
          <w:tcPr>
            <w:tcW w:w="4493" w:type="pct"/>
            <w:gridSpan w:val="5"/>
          </w:tcPr>
          <w:p w14:paraId="511A7F46" w14:textId="21CF8C49" w:rsidR="00FF21EB" w:rsidRPr="00FB33ED" w:rsidRDefault="00B84F4D" w:rsidP="00226E8E">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FB33ED">
              <w:rPr>
                <w:rFonts w:asciiTheme="minorHAnsi" w:hAnsiTheme="minorHAnsi" w:cs="Tahoma"/>
                <w:sz w:val="22"/>
                <w:szCs w:val="22"/>
              </w:rPr>
              <w:t>If there was an enquiry to ACRA of New loan type</w:t>
            </w:r>
            <w:r w:rsidR="00892E2E" w:rsidRPr="00FB33ED">
              <w:rPr>
                <w:rFonts w:asciiTheme="minorHAnsi" w:hAnsiTheme="minorHAnsi" w:cs="Tahoma"/>
                <w:sz w:val="22"/>
                <w:szCs w:val="22"/>
              </w:rPr>
              <w:t xml:space="preserve"> for</w:t>
            </w:r>
            <w:r w:rsidRPr="00FB33ED">
              <w:rPr>
                <w:rFonts w:asciiTheme="minorHAnsi" w:hAnsiTheme="minorHAnsi" w:cs="Tahoma"/>
                <w:sz w:val="22"/>
                <w:szCs w:val="22"/>
              </w:rPr>
              <w:t xml:space="preserve"> </w:t>
            </w:r>
            <w:r w:rsidR="00892E2E" w:rsidRPr="00FB33ED">
              <w:rPr>
                <w:rFonts w:asciiTheme="minorHAnsi" w:hAnsiTheme="minorHAnsi" w:cs="Tahoma"/>
                <w:sz w:val="22"/>
                <w:szCs w:val="22"/>
              </w:rPr>
              <w:t xml:space="preserve">SME </w:t>
            </w:r>
            <w:r w:rsidRPr="00FB33ED">
              <w:rPr>
                <w:rFonts w:asciiTheme="minorHAnsi" w:hAnsiTheme="minorHAnsi" w:cs="Tahoma"/>
                <w:sz w:val="22"/>
                <w:szCs w:val="22"/>
              </w:rPr>
              <w:t>initiated by Ameriabank during the last 10 days, reject application and notify customer that they can apply after 7 days or visit branch for further information.</w:t>
            </w:r>
          </w:p>
        </w:tc>
      </w:tr>
      <w:tr w:rsidR="00585721" w:rsidRPr="001E7EC9" w14:paraId="0256B12C" w14:textId="77777777" w:rsidTr="00677ADD">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507" w:type="pct"/>
            <w:shd w:val="clear" w:color="auto" w:fill="C5E0B3" w:themeFill="accent6" w:themeFillTint="66"/>
          </w:tcPr>
          <w:p w14:paraId="0C3294EE" w14:textId="77777777" w:rsidR="00585721" w:rsidRPr="001E7EC9" w:rsidRDefault="00585721" w:rsidP="00271FB8">
            <w:pPr>
              <w:pStyle w:val="ListParagraph"/>
              <w:numPr>
                <w:ilvl w:val="1"/>
                <w:numId w:val="1"/>
              </w:numPr>
              <w:spacing w:before="120" w:after="120" w:line="276" w:lineRule="auto"/>
              <w:rPr>
                <w:rFonts w:asciiTheme="minorHAnsi" w:hAnsiTheme="minorHAnsi" w:cs="Tahoma"/>
                <w:sz w:val="22"/>
                <w:szCs w:val="22"/>
              </w:rPr>
            </w:pPr>
          </w:p>
        </w:tc>
        <w:tc>
          <w:tcPr>
            <w:tcW w:w="4493" w:type="pct"/>
            <w:gridSpan w:val="5"/>
            <w:shd w:val="clear" w:color="auto" w:fill="C5E0B3" w:themeFill="accent6" w:themeFillTint="66"/>
          </w:tcPr>
          <w:p w14:paraId="0B882DEE" w14:textId="55750E49" w:rsidR="00585721" w:rsidRPr="00253B73" w:rsidRDefault="00585721" w:rsidP="0002771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sidR="00027716">
              <w:rPr>
                <w:rFonts w:asciiTheme="minorHAnsi" w:hAnsiTheme="minorHAnsi" w:cs="Tahoma"/>
                <w:b/>
                <w:sz w:val="22"/>
                <w:szCs w:val="22"/>
              </w:rPr>
              <w:t>Application form fields</w:t>
            </w:r>
          </w:p>
        </w:tc>
      </w:tr>
      <w:tr w:rsidR="00585721" w:rsidRPr="004C5B21" w14:paraId="14AC8260" w14:textId="77777777" w:rsidTr="00677ADD">
        <w:trPr>
          <w:trHeight w:val="159"/>
        </w:trPr>
        <w:tc>
          <w:tcPr>
            <w:cnfStyle w:val="001000000000" w:firstRow="0" w:lastRow="0" w:firstColumn="1" w:lastColumn="0" w:oddVBand="0" w:evenVBand="0" w:oddHBand="0" w:evenHBand="0" w:firstRowFirstColumn="0" w:firstRowLastColumn="0" w:lastRowFirstColumn="0" w:lastRowLastColumn="0"/>
            <w:tcW w:w="507" w:type="pct"/>
            <w:shd w:val="clear" w:color="auto" w:fill="C5E0B3" w:themeFill="accent6" w:themeFillTint="66"/>
          </w:tcPr>
          <w:p w14:paraId="52D790D1" w14:textId="77777777" w:rsidR="00585721" w:rsidRPr="00246F18" w:rsidRDefault="00585721" w:rsidP="00585721">
            <w:pPr>
              <w:spacing w:before="120" w:after="120" w:line="276" w:lineRule="auto"/>
              <w:ind w:left="170"/>
              <w:rPr>
                <w:rFonts w:asciiTheme="minorHAnsi" w:hAnsiTheme="minorHAnsi" w:cs="Tahoma"/>
                <w:sz w:val="22"/>
                <w:szCs w:val="22"/>
              </w:rPr>
            </w:pPr>
          </w:p>
        </w:tc>
        <w:tc>
          <w:tcPr>
            <w:tcW w:w="1254" w:type="pct"/>
            <w:shd w:val="clear" w:color="auto" w:fill="C5E0B3" w:themeFill="accent6" w:themeFillTint="66"/>
          </w:tcPr>
          <w:p w14:paraId="32DB85BC" w14:textId="77777777" w:rsidR="00585721" w:rsidRPr="004C5B21"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Field Name</w:t>
            </w:r>
          </w:p>
        </w:tc>
        <w:tc>
          <w:tcPr>
            <w:tcW w:w="570" w:type="pct"/>
            <w:shd w:val="clear" w:color="auto" w:fill="C5E0B3" w:themeFill="accent6" w:themeFillTint="66"/>
          </w:tcPr>
          <w:p w14:paraId="2AA645AE" w14:textId="77777777" w:rsidR="00585721" w:rsidRPr="00246F18"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46F18">
              <w:rPr>
                <w:rFonts w:asciiTheme="minorHAnsi" w:hAnsiTheme="minorHAnsi" w:cs="Tahoma"/>
                <w:sz w:val="22"/>
                <w:szCs w:val="22"/>
              </w:rPr>
              <w:t>Type</w:t>
            </w:r>
          </w:p>
        </w:tc>
        <w:tc>
          <w:tcPr>
            <w:tcW w:w="286" w:type="pct"/>
            <w:shd w:val="clear" w:color="auto" w:fill="C5E0B3" w:themeFill="accent6" w:themeFillTint="66"/>
          </w:tcPr>
          <w:p w14:paraId="47CBE985" w14:textId="77777777" w:rsidR="00585721" w:rsidRPr="00246F18"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Edit.</w:t>
            </w:r>
          </w:p>
        </w:tc>
        <w:tc>
          <w:tcPr>
            <w:tcW w:w="342" w:type="pct"/>
            <w:shd w:val="clear" w:color="auto" w:fill="C5E0B3" w:themeFill="accent6" w:themeFillTint="66"/>
          </w:tcPr>
          <w:p w14:paraId="74CA6DD4" w14:textId="77777777" w:rsidR="00585721" w:rsidRPr="00246F18"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Mand.</w:t>
            </w:r>
          </w:p>
        </w:tc>
        <w:tc>
          <w:tcPr>
            <w:tcW w:w="2041" w:type="pct"/>
            <w:shd w:val="clear" w:color="auto" w:fill="C5E0B3" w:themeFill="accent6" w:themeFillTint="66"/>
          </w:tcPr>
          <w:p w14:paraId="14E4480B" w14:textId="77777777" w:rsidR="00585721" w:rsidRPr="00246F18" w:rsidRDefault="00585721"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Description</w:t>
            </w:r>
          </w:p>
        </w:tc>
      </w:tr>
      <w:tr w:rsidR="00585721" w:rsidRPr="004C5B21" w14:paraId="6A4CFE26" w14:textId="77777777" w:rsidTr="00B27DD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507" w:type="pct"/>
          </w:tcPr>
          <w:p w14:paraId="39124F14"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0E708092" w14:textId="1C6BC8C2" w:rsidR="00585721" w:rsidRDefault="00027716"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type</w:t>
            </w:r>
          </w:p>
        </w:tc>
        <w:tc>
          <w:tcPr>
            <w:tcW w:w="570" w:type="pct"/>
          </w:tcPr>
          <w:p w14:paraId="0D010D66" w14:textId="12F60214" w:rsidR="00585721" w:rsidRDefault="00027716"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Drop-down</w:t>
            </w:r>
          </w:p>
        </w:tc>
        <w:tc>
          <w:tcPr>
            <w:tcW w:w="286" w:type="pct"/>
          </w:tcPr>
          <w:p w14:paraId="7C6BC9E8" w14:textId="77777777" w:rsidR="00585721" w:rsidRDefault="00585721"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4E2DD0E7" w14:textId="77777777" w:rsidR="00585721" w:rsidRDefault="00585721"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41" w:type="pct"/>
          </w:tcPr>
          <w:p w14:paraId="2FE72508" w14:textId="02D05EE2" w:rsidR="00027716" w:rsidRPr="00A77956" w:rsidRDefault="00027716" w:rsidP="0002771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Types include:</w:t>
            </w:r>
          </w:p>
          <w:p w14:paraId="783D62FB" w14:textId="2192E1AD" w:rsidR="005D563F" w:rsidRPr="00A77956" w:rsidRDefault="0014415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 xml:space="preserve">Automat </w:t>
            </w:r>
            <w:r w:rsidR="005D563F" w:rsidRPr="00A77956">
              <w:rPr>
                <w:rFonts w:asciiTheme="minorHAnsi" w:hAnsiTheme="minorHAnsi" w:cs="Tahoma"/>
                <w:sz w:val="22"/>
                <w:szCs w:val="22"/>
              </w:rPr>
              <w:t>business loan</w:t>
            </w:r>
            <w:r w:rsidRPr="00A77956">
              <w:rPr>
                <w:rFonts w:asciiTheme="minorHAnsi" w:hAnsiTheme="minorHAnsi" w:cs="Tahoma"/>
                <w:sz w:val="22"/>
                <w:szCs w:val="22"/>
              </w:rPr>
              <w:t xml:space="preserve"> </w:t>
            </w:r>
            <w:r w:rsidR="00C85A94" w:rsidRPr="00A77956">
              <w:rPr>
                <w:rFonts w:ascii="Sylfaen" w:hAnsi="Sylfaen" w:cs="Tahoma"/>
                <w:sz w:val="22"/>
                <w:szCs w:val="22"/>
                <w:lang w:val="hy-AM"/>
              </w:rPr>
              <w:t>*</w:t>
            </w:r>
          </w:p>
          <w:p w14:paraId="2EC7AA31" w14:textId="1AE86A24" w:rsidR="005D563F" w:rsidRPr="00A77956" w:rsidRDefault="0014415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 xml:space="preserve">Automat </w:t>
            </w:r>
            <w:r w:rsidR="005D563F" w:rsidRPr="00A77956">
              <w:rPr>
                <w:rFonts w:asciiTheme="minorHAnsi" w:hAnsiTheme="minorHAnsi" w:cs="Tahoma"/>
                <w:sz w:val="22"/>
                <w:szCs w:val="22"/>
              </w:rPr>
              <w:t>business o</w:t>
            </w:r>
            <w:r w:rsidR="00FB33ED" w:rsidRPr="00A77956">
              <w:rPr>
                <w:rFonts w:asciiTheme="minorHAnsi" w:hAnsiTheme="minorHAnsi" w:cs="Tahoma"/>
                <w:sz w:val="22"/>
                <w:szCs w:val="22"/>
              </w:rPr>
              <w:t>verdraft</w:t>
            </w:r>
            <w:r w:rsidR="00C85A94" w:rsidRPr="00A77956">
              <w:rPr>
                <w:rFonts w:ascii="Sylfaen" w:hAnsi="Sylfaen" w:cs="Tahoma"/>
                <w:sz w:val="22"/>
                <w:szCs w:val="22"/>
                <w:lang w:val="hy-AM"/>
              </w:rPr>
              <w:t>**</w:t>
            </w:r>
            <w:r w:rsidR="005D563F" w:rsidRPr="00A77956">
              <w:rPr>
                <w:rFonts w:asciiTheme="minorHAnsi" w:hAnsiTheme="minorHAnsi" w:cs="Tahoma"/>
                <w:sz w:val="22"/>
                <w:szCs w:val="22"/>
              </w:rPr>
              <w:t xml:space="preserve"> </w:t>
            </w:r>
          </w:p>
          <w:p w14:paraId="6E1E0AA7" w14:textId="026A8882" w:rsidR="00575F1D" w:rsidRDefault="00027716" w:rsidP="00575F1D">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Unsecured standard loan</w:t>
            </w:r>
          </w:p>
          <w:p w14:paraId="2FE90256" w14:textId="403633F7" w:rsidR="00296900" w:rsidRDefault="00575F1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 xml:space="preserve">Երաշխավորությամբ տրամադրվող </w:t>
            </w:r>
            <w:r w:rsidR="00663924">
              <w:rPr>
                <w:rFonts w:ascii="Sylfaen" w:hAnsi="Sylfaen" w:cs="Tahoma"/>
                <w:sz w:val="22"/>
                <w:szCs w:val="22"/>
              </w:rPr>
              <w:t>Բ</w:t>
            </w:r>
            <w:r>
              <w:rPr>
                <w:rFonts w:ascii="Sylfaen" w:hAnsi="Sylfaen" w:cs="Tahoma"/>
                <w:sz w:val="22"/>
                <w:szCs w:val="22"/>
                <w:lang w:val="hy-AM"/>
              </w:rPr>
              <w:t xml:space="preserve">իզնես վարկերը նախատեսված են </w:t>
            </w:r>
            <w:r w:rsidR="00296900" w:rsidRPr="00A77956">
              <w:rPr>
                <w:rFonts w:ascii="Sylfaen" w:hAnsi="Sylfaen" w:cs="Tahoma"/>
                <w:sz w:val="22"/>
                <w:szCs w:val="22"/>
                <w:lang w:val="hy-AM"/>
              </w:rPr>
              <w:t>բիզնեսի զարգացման և ընդլայնման համար</w:t>
            </w:r>
            <w:r w:rsidR="00296900">
              <w:rPr>
                <w:rFonts w:ascii="Sylfaen" w:hAnsi="Sylfaen" w:cs="Tahoma"/>
                <w:sz w:val="22"/>
                <w:szCs w:val="22"/>
                <w:lang w:val="hy-AM"/>
              </w:rPr>
              <w:t xml:space="preserve">: Այս վարկատեսակի համար չի պահանջվում գույքի գրավադրում: </w:t>
            </w:r>
            <w:r w:rsidR="00296900" w:rsidRPr="00A77956">
              <w:rPr>
                <w:rFonts w:asciiTheme="minorHAnsi" w:hAnsiTheme="minorHAnsi" w:cs="Tahoma"/>
                <w:sz w:val="22"/>
                <w:szCs w:val="22"/>
              </w:rPr>
              <w:t xml:space="preserve"> </w:t>
            </w:r>
          </w:p>
          <w:p w14:paraId="21ADA28C" w14:textId="0402DA7D" w:rsidR="007D497D" w:rsidRDefault="007D497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 xml:space="preserve">Unsecured credit line/overdraft </w:t>
            </w:r>
          </w:p>
          <w:p w14:paraId="335313A9" w14:textId="7A747487" w:rsidR="00D61B36" w:rsidRPr="00D61B36" w:rsidRDefault="00296900"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 xml:space="preserve">Հաշիվների շարժով ապահովված բիզնես վարկային գծեր/օվերդրաֆտերը նախատեսված են </w:t>
            </w:r>
            <w:r w:rsidRPr="00A77956">
              <w:rPr>
                <w:rFonts w:ascii="Sylfaen" w:hAnsi="Sylfaen" w:cs="Tahoma"/>
                <w:sz w:val="22"/>
                <w:szCs w:val="22"/>
                <w:lang w:val="hy-AM"/>
              </w:rPr>
              <w:t>բիզնեսի զարգացման և ընդլայնման համար</w:t>
            </w:r>
            <w:r>
              <w:rPr>
                <w:rFonts w:ascii="Sylfaen" w:hAnsi="Sylfaen" w:cs="Tahoma"/>
                <w:sz w:val="22"/>
                <w:szCs w:val="22"/>
                <w:lang w:val="hy-AM"/>
              </w:rPr>
              <w:t>: Այս վարկատեսակը տրամադրվում է Ամերիաբանկ ՓԲԸ-ի և</w:t>
            </w:r>
            <w:r w:rsidR="00D61B36">
              <w:rPr>
                <w:rFonts w:ascii="Sylfaen" w:hAnsi="Sylfaen" w:cs="Tahoma"/>
                <w:sz w:val="22"/>
                <w:szCs w:val="22"/>
                <w:lang w:val="hy-AM"/>
              </w:rPr>
              <w:t xml:space="preserve"> այլ բանկերում առկա շրջանառության հիման վրա</w:t>
            </w:r>
            <w:r w:rsidR="00C916A0">
              <w:rPr>
                <w:rFonts w:ascii="Sylfaen" w:hAnsi="Sylfaen" w:cs="Tahoma"/>
                <w:sz w:val="22"/>
                <w:szCs w:val="22"/>
                <w:lang w:val="hy-AM"/>
              </w:rPr>
              <w:t>:</w:t>
            </w:r>
          </w:p>
          <w:p w14:paraId="1AD27F76" w14:textId="19BFBAB5" w:rsidR="00585721" w:rsidRDefault="0002771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Secured standard loan</w:t>
            </w:r>
          </w:p>
          <w:p w14:paraId="6B6A836C" w14:textId="57AAC540" w:rsidR="00D61B36" w:rsidRPr="00A77956" w:rsidRDefault="00417224"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 xml:space="preserve">Բիզնես վարկերը նախատեսված են </w:t>
            </w:r>
            <w:r w:rsidRPr="00A77956">
              <w:rPr>
                <w:rFonts w:ascii="Sylfaen" w:hAnsi="Sylfaen" w:cs="Tahoma"/>
                <w:sz w:val="22"/>
                <w:szCs w:val="22"/>
                <w:lang w:val="hy-AM"/>
              </w:rPr>
              <w:lastRenderedPageBreak/>
              <w:t>բիզնեսի զարգացման և ընդլայնման համար</w:t>
            </w:r>
            <w:r>
              <w:rPr>
                <w:rFonts w:ascii="Sylfaen" w:hAnsi="Sylfaen" w:cs="Tahoma"/>
                <w:sz w:val="22"/>
                <w:szCs w:val="22"/>
                <w:lang w:val="hy-AM"/>
              </w:rPr>
              <w:t>:</w:t>
            </w:r>
          </w:p>
          <w:p w14:paraId="6F03A5DF" w14:textId="60A74B2A" w:rsidR="00027716" w:rsidRPr="00417224" w:rsidRDefault="005D563F" w:rsidP="009F18BB">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417224">
              <w:rPr>
                <w:rFonts w:asciiTheme="minorHAnsi" w:hAnsiTheme="minorHAnsi" w:cs="Tahoma"/>
                <w:sz w:val="22"/>
                <w:szCs w:val="22"/>
              </w:rPr>
              <w:t>Secured c</w:t>
            </w:r>
            <w:r w:rsidR="00C309D7" w:rsidRPr="00417224">
              <w:rPr>
                <w:rFonts w:asciiTheme="minorHAnsi" w:hAnsiTheme="minorHAnsi" w:cs="Tahoma"/>
                <w:sz w:val="22"/>
                <w:szCs w:val="22"/>
              </w:rPr>
              <w:t>redit line</w:t>
            </w:r>
            <w:r w:rsidRPr="00417224">
              <w:rPr>
                <w:rFonts w:asciiTheme="minorHAnsi" w:hAnsiTheme="minorHAnsi" w:cs="Tahoma"/>
                <w:sz w:val="22"/>
                <w:szCs w:val="22"/>
              </w:rPr>
              <w:t>/overdraft</w:t>
            </w:r>
            <w:r w:rsidR="00417224" w:rsidRPr="00417224">
              <w:rPr>
                <w:rFonts w:ascii="Sylfaen" w:hAnsi="Sylfaen" w:cs="Tahoma"/>
                <w:sz w:val="22"/>
                <w:szCs w:val="22"/>
                <w:lang w:val="hy-AM"/>
              </w:rPr>
              <w:t xml:space="preserve"> բիզնես </w:t>
            </w:r>
            <w:r w:rsidR="00C916A0">
              <w:rPr>
                <w:rFonts w:ascii="Sylfaen" w:hAnsi="Sylfaen" w:cs="Tahoma"/>
                <w:sz w:val="22"/>
                <w:szCs w:val="22"/>
                <w:lang w:val="hy-AM"/>
              </w:rPr>
              <w:t>Վ</w:t>
            </w:r>
            <w:r w:rsidR="00417224" w:rsidRPr="00417224">
              <w:rPr>
                <w:rFonts w:ascii="Sylfaen" w:hAnsi="Sylfaen" w:cs="Tahoma"/>
                <w:sz w:val="22"/>
                <w:szCs w:val="22"/>
                <w:lang w:val="hy-AM"/>
              </w:rPr>
              <w:t xml:space="preserve">արկային գծեր/օվերդրաֆտերը նախատեսված են բիզնեսի զարգացման և ընդլայնման համար: </w:t>
            </w:r>
          </w:p>
          <w:p w14:paraId="22970551" w14:textId="2BA1A518" w:rsidR="005D563F" w:rsidRDefault="00EA030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Credit line on business cards</w:t>
            </w:r>
          </w:p>
          <w:p w14:paraId="54B46DA2" w14:textId="39A632C6" w:rsidR="00417224" w:rsidRDefault="00417224"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Բիզնես քարտով օվերդրաֆտերը նախատեսված են բիզնեսի ընթացիկ ծախսերի համար: Այս վարկատեսակը տրամադրվում է Ամերիաբանկ ՓԲԸ-ի և այլ բանկերում առկա շրջանառության հիման վրա</w:t>
            </w:r>
            <w:r w:rsidRPr="00A77956">
              <w:rPr>
                <w:rFonts w:asciiTheme="minorHAnsi" w:hAnsiTheme="minorHAnsi" w:cs="Tahoma"/>
                <w:sz w:val="22"/>
                <w:szCs w:val="22"/>
              </w:rPr>
              <w:t xml:space="preserve"> </w:t>
            </w:r>
            <w:r w:rsidR="00663924">
              <w:rPr>
                <w:rFonts w:ascii="Sylfaen" w:hAnsi="Sylfaen" w:cs="Tahoma"/>
                <w:sz w:val="22"/>
                <w:szCs w:val="22"/>
              </w:rPr>
              <w:t>Visa B</w:t>
            </w:r>
            <w:r>
              <w:rPr>
                <w:rFonts w:ascii="Sylfaen" w:hAnsi="Sylfaen" w:cs="Tahoma"/>
                <w:sz w:val="22"/>
                <w:szCs w:val="22"/>
              </w:rPr>
              <w:t>usiness/</w:t>
            </w:r>
            <w:r w:rsidR="00663924">
              <w:rPr>
                <w:rFonts w:ascii="Sylfaen" w:hAnsi="Sylfaen" w:cs="Tahoma"/>
                <w:sz w:val="22"/>
                <w:szCs w:val="22"/>
              </w:rPr>
              <w:t>M</w:t>
            </w:r>
            <w:r>
              <w:rPr>
                <w:rFonts w:ascii="Sylfaen" w:hAnsi="Sylfaen" w:cs="Tahoma"/>
                <w:sz w:val="22"/>
                <w:szCs w:val="22"/>
              </w:rPr>
              <w:t xml:space="preserve">aster </w:t>
            </w:r>
            <w:r w:rsidR="00663924">
              <w:rPr>
                <w:rFonts w:ascii="Sylfaen" w:hAnsi="Sylfaen" w:cs="Tahoma"/>
                <w:sz w:val="22"/>
                <w:szCs w:val="22"/>
              </w:rPr>
              <w:t>C</w:t>
            </w:r>
            <w:r>
              <w:rPr>
                <w:rFonts w:ascii="Sylfaen" w:hAnsi="Sylfaen" w:cs="Tahoma"/>
                <w:sz w:val="22"/>
                <w:szCs w:val="22"/>
              </w:rPr>
              <w:t>ard-</w:t>
            </w:r>
            <w:r>
              <w:rPr>
                <w:rFonts w:ascii="Sylfaen" w:hAnsi="Sylfaen" w:cs="Tahoma"/>
                <w:sz w:val="22"/>
                <w:szCs w:val="22"/>
                <w:lang w:val="hy-AM"/>
              </w:rPr>
              <w:t>երով</w:t>
            </w:r>
            <w:r w:rsidR="00C916A0">
              <w:rPr>
                <w:rFonts w:ascii="Sylfaen" w:hAnsi="Sylfaen" w:cs="Tahoma"/>
                <w:sz w:val="22"/>
                <w:szCs w:val="22"/>
                <w:lang w:val="hy-AM"/>
              </w:rPr>
              <w:t>:</w:t>
            </w:r>
          </w:p>
          <w:p w14:paraId="78D29D27" w14:textId="21DFE03B" w:rsidR="00EA0306" w:rsidRDefault="00EA030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Credit line on custom cards</w:t>
            </w:r>
          </w:p>
          <w:p w14:paraId="24A9F5F7" w14:textId="4AEDF199" w:rsidR="00417224" w:rsidRPr="00A77956" w:rsidRDefault="00417224"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Մաքսային քարտով օվերդրաֆտը նախատեսված է մաքսային</w:t>
            </w:r>
            <w:r w:rsidR="00B07033">
              <w:rPr>
                <w:rFonts w:ascii="Sylfaen" w:hAnsi="Sylfaen" w:cs="Tahoma"/>
                <w:sz w:val="22"/>
                <w:szCs w:val="22"/>
                <w:lang w:val="hy-AM"/>
              </w:rPr>
              <w:t xml:space="preserve"> կետերում վճարումներ իրականացնելու համար</w:t>
            </w:r>
          </w:p>
          <w:p w14:paraId="5FCBB855" w14:textId="7B21EE28" w:rsidR="005D563F" w:rsidRDefault="00171902"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Theme="minorHAnsi" w:hAnsiTheme="minorHAnsi" w:cs="Tahoma"/>
                <w:sz w:val="22"/>
                <w:szCs w:val="22"/>
              </w:rPr>
              <w:t>POF</w:t>
            </w:r>
          </w:p>
          <w:p w14:paraId="5709E000" w14:textId="30D96C4E" w:rsidR="00C309D7" w:rsidRPr="00A77956" w:rsidRDefault="00B0703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Sylfaen" w:hAnsi="Sylfaen" w:cs="Tahoma"/>
                <w:sz w:val="22"/>
                <w:szCs w:val="22"/>
                <w:lang w:val="hy-AM"/>
              </w:rPr>
              <w:t xml:space="preserve">Պայմանագրի/պատվերի ֆինանսավորումը նախատեսված է կարճաժամկետ պայմանագրերի համար: Այս վարկատեսակը տրամադրվում է </w:t>
            </w:r>
            <w:r w:rsidR="00927CB9">
              <w:rPr>
                <w:rFonts w:ascii="Sylfaen" w:hAnsi="Sylfaen" w:cs="Tahoma"/>
                <w:sz w:val="22"/>
                <w:szCs w:val="22"/>
                <w:lang w:val="hy-AM"/>
              </w:rPr>
              <w:t xml:space="preserve">պայմանագրի հիման վրա: </w:t>
            </w:r>
            <w:r>
              <w:rPr>
                <w:rFonts w:ascii="Sylfaen" w:hAnsi="Sylfaen" w:cs="Tahoma"/>
                <w:sz w:val="22"/>
                <w:szCs w:val="22"/>
                <w:lang w:val="hy-AM"/>
              </w:rPr>
              <w:t xml:space="preserve"> </w:t>
            </w:r>
            <w:r w:rsidR="00940CC2" w:rsidRPr="00A77956">
              <w:rPr>
                <w:rFonts w:asciiTheme="minorHAnsi" w:hAnsiTheme="minorHAnsi" w:cs="Tahoma"/>
                <w:sz w:val="22"/>
                <w:szCs w:val="22"/>
              </w:rPr>
              <w:t>The system, should show pop up messages</w:t>
            </w:r>
            <w:r w:rsidR="00C85A94" w:rsidRPr="00A77956">
              <w:rPr>
                <w:rFonts w:asciiTheme="minorHAnsi" w:hAnsiTheme="minorHAnsi" w:cs="Tahoma"/>
                <w:sz w:val="22"/>
                <w:szCs w:val="22"/>
              </w:rPr>
              <w:t xml:space="preserve">: </w:t>
            </w:r>
            <w:r w:rsidR="00C85A94" w:rsidRPr="00A77956">
              <w:rPr>
                <w:rFonts w:ascii="Sylfaen" w:hAnsi="Sylfaen" w:cs="Tahoma"/>
                <w:sz w:val="22"/>
                <w:szCs w:val="22"/>
                <w:lang w:val="hy-AM"/>
              </w:rPr>
              <w:t xml:space="preserve">Այս վարկատեսակի պայմաններին կարող եք ծանոթանալ </w:t>
            </w:r>
            <w:r w:rsidR="00663924">
              <w:rPr>
                <w:rFonts w:ascii="Sylfaen" w:hAnsi="Sylfaen" w:cs="Tahoma"/>
                <w:sz w:val="22"/>
                <w:szCs w:val="22"/>
              </w:rPr>
              <w:t>այստեղ</w:t>
            </w:r>
            <w:r w:rsidR="00C85A94" w:rsidRPr="00A77956">
              <w:rPr>
                <w:rFonts w:ascii="Sylfaen" w:hAnsi="Sylfaen" w:cs="Tahoma"/>
                <w:sz w:val="22"/>
                <w:szCs w:val="22"/>
                <w:lang w:val="hy-AM"/>
              </w:rPr>
              <w:t xml:space="preserve"> </w:t>
            </w:r>
          </w:p>
          <w:p w14:paraId="2F73031D" w14:textId="201CC9A0" w:rsidR="00C85A94" w:rsidRPr="00A77956" w:rsidRDefault="00C85A94"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Sylfaen" w:hAnsi="Sylfaen" w:cs="Tahoma"/>
                <w:sz w:val="22"/>
                <w:szCs w:val="22"/>
                <w:lang w:val="hy-AM"/>
              </w:rPr>
              <w:t xml:space="preserve">* Ավտոմատ </w:t>
            </w:r>
            <w:r w:rsidR="00663924">
              <w:rPr>
                <w:rFonts w:ascii="Sylfaen" w:hAnsi="Sylfaen" w:cs="Tahoma"/>
                <w:sz w:val="22"/>
                <w:szCs w:val="22"/>
              </w:rPr>
              <w:t>Բ</w:t>
            </w:r>
            <w:r w:rsidRPr="00A77956">
              <w:rPr>
                <w:rFonts w:ascii="Sylfaen" w:hAnsi="Sylfaen" w:cs="Tahoma"/>
                <w:sz w:val="22"/>
                <w:szCs w:val="22"/>
                <w:lang w:val="hy-AM"/>
              </w:rPr>
              <w:t xml:space="preserve">իզնես վարկերը </w:t>
            </w:r>
            <w:r w:rsidR="00FE5FAB">
              <w:rPr>
                <w:rFonts w:ascii="Sylfaen" w:hAnsi="Sylfaen" w:cs="Tahoma"/>
                <w:sz w:val="22"/>
                <w:szCs w:val="22"/>
                <w:lang w:val="hy-AM"/>
              </w:rPr>
              <w:t xml:space="preserve">/մինչև 10 մլն ՀՀ դրամ/ </w:t>
            </w:r>
            <w:r w:rsidRPr="00A77956">
              <w:rPr>
                <w:rFonts w:ascii="Sylfaen" w:hAnsi="Sylfaen" w:cs="Tahoma"/>
                <w:sz w:val="22"/>
                <w:szCs w:val="22"/>
                <w:lang w:val="hy-AM"/>
              </w:rPr>
              <w:t xml:space="preserve">նախատեսված են բիզնեսի զարգացման և ընդլայնման համար: Այս </w:t>
            </w:r>
            <w:r w:rsidRPr="00A77956">
              <w:rPr>
                <w:rFonts w:ascii="Sylfaen" w:hAnsi="Sylfaen" w:cs="Tahoma"/>
                <w:sz w:val="22"/>
                <w:szCs w:val="22"/>
                <w:lang w:val="hy-AM"/>
              </w:rPr>
              <w:lastRenderedPageBreak/>
              <w:t xml:space="preserve">վարկատեսակի </w:t>
            </w:r>
            <w:r w:rsidR="00663924">
              <w:rPr>
                <w:rFonts w:ascii="Sylfaen" w:hAnsi="Sylfaen" w:cs="Tahoma"/>
                <w:sz w:val="22"/>
                <w:szCs w:val="22"/>
              </w:rPr>
              <w:t xml:space="preserve">տրամադրման վերաբերյալ </w:t>
            </w:r>
            <w:r w:rsidRPr="00A77956">
              <w:rPr>
                <w:rFonts w:ascii="Sylfaen" w:hAnsi="Sylfaen" w:cs="Tahoma"/>
                <w:sz w:val="22"/>
                <w:szCs w:val="22"/>
                <w:lang w:val="hy-AM"/>
              </w:rPr>
              <w:t>որոշումները կայացվում են ավտոմատ</w:t>
            </w:r>
            <w:r w:rsidR="00663924">
              <w:rPr>
                <w:rFonts w:ascii="Sylfaen" w:hAnsi="Sylfaen" w:cs="Tahoma"/>
                <w:sz w:val="22"/>
                <w:szCs w:val="22"/>
              </w:rPr>
              <w:t xml:space="preserve"> կերպով</w:t>
            </w:r>
            <w:r w:rsidR="009F178F">
              <w:rPr>
                <w:rFonts w:ascii="Sylfaen" w:hAnsi="Sylfaen" w:cs="Tahoma"/>
                <w:sz w:val="22"/>
                <w:szCs w:val="22"/>
              </w:rPr>
              <w:t>`</w:t>
            </w:r>
            <w:r w:rsidRPr="00A77956">
              <w:rPr>
                <w:rFonts w:ascii="Sylfaen" w:hAnsi="Sylfaen" w:cs="Tahoma"/>
                <w:sz w:val="22"/>
                <w:szCs w:val="22"/>
                <w:lang w:val="hy-AM"/>
              </w:rPr>
              <w:t xml:space="preserve"> հաշված րոպեների ընթացքում: </w:t>
            </w:r>
          </w:p>
          <w:p w14:paraId="160B8930" w14:textId="5B7E7E6F" w:rsidR="00C85A94" w:rsidRPr="009F178F" w:rsidRDefault="00C85A94" w:rsidP="00AF562B">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A77956">
              <w:rPr>
                <w:rFonts w:ascii="Sylfaen" w:hAnsi="Sylfaen" w:cs="Tahoma"/>
                <w:sz w:val="22"/>
                <w:szCs w:val="22"/>
                <w:lang w:val="hy-AM"/>
              </w:rPr>
              <w:t xml:space="preserve">** </w:t>
            </w:r>
            <w:r w:rsidR="00FE5FAB">
              <w:rPr>
                <w:rFonts w:ascii="Sylfaen" w:hAnsi="Sylfaen" w:cs="Tahoma"/>
                <w:sz w:val="22"/>
                <w:szCs w:val="22"/>
                <w:lang w:val="hy-AM"/>
              </w:rPr>
              <w:t xml:space="preserve"> Ավտոմատ բիզնես օվերդրա</w:t>
            </w:r>
            <w:r w:rsidR="00A31B19">
              <w:rPr>
                <w:rFonts w:ascii="Sylfaen" w:hAnsi="Sylfaen" w:cs="Tahoma"/>
                <w:sz w:val="22"/>
                <w:szCs w:val="22"/>
                <w:lang w:val="hy-AM"/>
              </w:rPr>
              <w:t>ֆ</w:t>
            </w:r>
            <w:r w:rsidR="00FE5FAB">
              <w:rPr>
                <w:rFonts w:ascii="Sylfaen" w:hAnsi="Sylfaen" w:cs="Tahoma"/>
                <w:sz w:val="22"/>
                <w:szCs w:val="22"/>
                <w:lang w:val="hy-AM"/>
              </w:rPr>
              <w:t>տերը /մինչև 10 մլն ՀՀ դրամ/ բ</w:t>
            </w:r>
            <w:r w:rsidRPr="00A77956">
              <w:rPr>
                <w:rFonts w:ascii="Sylfaen" w:hAnsi="Sylfaen" w:cs="Tahoma"/>
                <w:sz w:val="22"/>
                <w:szCs w:val="22"/>
                <w:lang w:val="hy-AM"/>
              </w:rPr>
              <w:t xml:space="preserve">իզնեսի ընթացիկ ծախսերի իրականացման նպատակով ընթացիկ հաշվին կամ </w:t>
            </w:r>
            <w:r w:rsidR="00663924">
              <w:rPr>
                <w:rFonts w:ascii="Sylfaen" w:hAnsi="Sylfaen" w:cs="Tahoma"/>
                <w:sz w:val="22"/>
                <w:szCs w:val="22"/>
              </w:rPr>
              <w:t>Բ</w:t>
            </w:r>
            <w:r w:rsidRPr="00A77956">
              <w:rPr>
                <w:rFonts w:ascii="Sylfaen" w:hAnsi="Sylfaen" w:cs="Tahoma"/>
                <w:sz w:val="22"/>
                <w:szCs w:val="22"/>
                <w:lang w:val="hy-AM"/>
              </w:rPr>
              <w:t>իզնես քարտի հաշվին տրամադրվող միջոցներ</w:t>
            </w:r>
            <w:r w:rsidR="00663924">
              <w:rPr>
                <w:rFonts w:ascii="Sylfaen" w:hAnsi="Sylfaen" w:cs="Tahoma"/>
                <w:sz w:val="22"/>
                <w:szCs w:val="22"/>
              </w:rPr>
              <w:t xml:space="preserve"> են</w:t>
            </w:r>
            <w:r w:rsidRPr="00A77956">
              <w:rPr>
                <w:rFonts w:ascii="Sylfaen" w:hAnsi="Sylfaen" w:cs="Tahoma"/>
                <w:sz w:val="22"/>
                <w:szCs w:val="22"/>
                <w:lang w:val="hy-AM"/>
              </w:rPr>
              <w:t xml:space="preserve">, որոնց համար վճարվում են ամենամսյա տոկոսներ: Ընթացիկ կատարված մուտքերից գանձվում են հաշվարկված տոկոսները, մյուս մասը </w:t>
            </w:r>
            <w:r w:rsidR="00AF562B">
              <w:rPr>
                <w:rFonts w:ascii="Sylfaen" w:hAnsi="Sylfaen" w:cs="Tahoma"/>
                <w:sz w:val="22"/>
                <w:szCs w:val="22"/>
              </w:rPr>
              <w:t>մուտքագրվում</w:t>
            </w:r>
            <w:r w:rsidR="00AF562B" w:rsidRPr="00A77956">
              <w:rPr>
                <w:rFonts w:ascii="Sylfaen" w:hAnsi="Sylfaen" w:cs="Tahoma"/>
                <w:sz w:val="22"/>
                <w:szCs w:val="22"/>
                <w:lang w:val="hy-AM"/>
              </w:rPr>
              <w:t xml:space="preserve"> </w:t>
            </w:r>
            <w:r w:rsidRPr="00A77956">
              <w:rPr>
                <w:rFonts w:ascii="Sylfaen" w:hAnsi="Sylfaen" w:cs="Tahoma"/>
                <w:sz w:val="22"/>
                <w:szCs w:val="22"/>
                <w:lang w:val="hy-AM"/>
              </w:rPr>
              <w:t>է քարտին/հաշվին: Այս վարկատեսակի</w:t>
            </w:r>
            <w:r w:rsidR="00AF562B">
              <w:rPr>
                <w:rFonts w:ascii="Sylfaen" w:hAnsi="Sylfaen" w:cs="Tahoma"/>
                <w:sz w:val="22"/>
                <w:szCs w:val="22"/>
              </w:rPr>
              <w:t xml:space="preserve"> տրամադրման վերաբերյալ</w:t>
            </w:r>
            <w:r w:rsidRPr="00A77956">
              <w:rPr>
                <w:rFonts w:ascii="Sylfaen" w:hAnsi="Sylfaen" w:cs="Tahoma"/>
                <w:sz w:val="22"/>
                <w:szCs w:val="22"/>
                <w:lang w:val="hy-AM"/>
              </w:rPr>
              <w:t xml:space="preserve"> որոշումները կայացվում են ավտոմատ</w:t>
            </w:r>
            <w:r w:rsidR="009F178F">
              <w:rPr>
                <w:rFonts w:ascii="Sylfaen" w:hAnsi="Sylfaen" w:cs="Tahoma"/>
                <w:sz w:val="22"/>
                <w:szCs w:val="22"/>
              </w:rPr>
              <w:t>`</w:t>
            </w:r>
            <w:r w:rsidRPr="00A77956">
              <w:rPr>
                <w:rFonts w:ascii="Sylfaen" w:hAnsi="Sylfaen" w:cs="Tahoma"/>
                <w:sz w:val="22"/>
                <w:szCs w:val="22"/>
                <w:lang w:val="hy-AM"/>
              </w:rPr>
              <w:t xml:space="preserve"> հաշված րոպեների ընթացքում: </w:t>
            </w:r>
          </w:p>
        </w:tc>
      </w:tr>
      <w:tr w:rsidR="00585721" w:rsidRPr="004C5B21" w14:paraId="7A2934E1" w14:textId="77777777" w:rsidTr="00677A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26BEE2E1" w14:textId="77777777" w:rsidR="00585721" w:rsidRPr="004C5B21" w:rsidRDefault="00585721"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04129ADF" w14:textId="78E64FA5" w:rsidR="00585721" w:rsidRDefault="00C309D7"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Currency</w:t>
            </w:r>
          </w:p>
        </w:tc>
        <w:tc>
          <w:tcPr>
            <w:tcW w:w="570" w:type="pct"/>
          </w:tcPr>
          <w:p w14:paraId="58CC1B47" w14:textId="53126667" w:rsidR="00585721" w:rsidRDefault="00C309D7"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Drop-down</w:t>
            </w:r>
          </w:p>
        </w:tc>
        <w:tc>
          <w:tcPr>
            <w:tcW w:w="286" w:type="pct"/>
          </w:tcPr>
          <w:p w14:paraId="293F4A76" w14:textId="77777777" w:rsidR="00585721" w:rsidRDefault="00585721"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7C185845" w14:textId="77777777" w:rsidR="00585721" w:rsidRDefault="00585721"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41" w:type="pct"/>
          </w:tcPr>
          <w:p w14:paraId="1167906F" w14:textId="77777777" w:rsidR="00585721" w:rsidRDefault="00C309D7" w:rsidP="00C309D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List includes:</w:t>
            </w:r>
          </w:p>
          <w:p w14:paraId="25003210" w14:textId="77777777" w:rsidR="00C309D7" w:rsidRDefault="00C309D7"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AMD</w:t>
            </w:r>
          </w:p>
          <w:p w14:paraId="7590020C" w14:textId="77777777" w:rsidR="00C309D7" w:rsidRDefault="00C309D7"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USD</w:t>
            </w:r>
          </w:p>
          <w:p w14:paraId="4CFF533D" w14:textId="45CA617B" w:rsidR="00C309D7" w:rsidRPr="00904D56" w:rsidRDefault="00C309D7"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EUR</w:t>
            </w:r>
          </w:p>
        </w:tc>
      </w:tr>
      <w:tr w:rsidR="00344E1D" w:rsidRPr="004C5B21" w14:paraId="1F917428"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199A89C0" w14:textId="77777777" w:rsidR="00344E1D" w:rsidRPr="004C5B21" w:rsidRDefault="00344E1D"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58A34378" w14:textId="2E648059" w:rsidR="00344E1D" w:rsidRDefault="00344E1D"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amount</w:t>
            </w:r>
          </w:p>
        </w:tc>
        <w:tc>
          <w:tcPr>
            <w:tcW w:w="570" w:type="pct"/>
          </w:tcPr>
          <w:p w14:paraId="0A603FB1" w14:textId="3AA1F1F1" w:rsidR="00344E1D" w:rsidRDefault="009E13B1"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86" w:type="pct"/>
          </w:tcPr>
          <w:p w14:paraId="29782EC3" w14:textId="12F7727B" w:rsidR="00344E1D" w:rsidRDefault="00C3767B"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02A6B0EE" w14:textId="39EF8484" w:rsidR="00344E1D" w:rsidRDefault="00C3767B"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41" w:type="pct"/>
          </w:tcPr>
          <w:p w14:paraId="6AE66E99" w14:textId="57738D4E" w:rsidR="00B83378" w:rsidRDefault="007946DF" w:rsidP="00C309D7">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Min and </w:t>
            </w:r>
            <w:r w:rsidR="00B83378" w:rsidRPr="00B83378">
              <w:rPr>
                <w:rFonts w:asciiTheme="minorHAnsi" w:hAnsiTheme="minorHAnsi" w:cs="Tahoma"/>
                <w:sz w:val="22"/>
                <w:szCs w:val="22"/>
              </w:rPr>
              <w:t xml:space="preserve">Max amount by currencies </w:t>
            </w:r>
          </w:p>
          <w:p w14:paraId="4FDE55E1" w14:textId="4BA3CF67" w:rsidR="00344E1D" w:rsidRPr="00B83378" w:rsidRDefault="00B83378" w:rsidP="00267349">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B83378">
              <w:rPr>
                <w:rFonts w:asciiTheme="minorHAnsi" w:hAnsiTheme="minorHAnsi" w:cs="Tahoma"/>
                <w:sz w:val="22"/>
                <w:szCs w:val="22"/>
              </w:rPr>
              <w:t>Format: Only number</w:t>
            </w:r>
            <w:r>
              <w:rPr>
                <w:rFonts w:asciiTheme="minorHAnsi" w:hAnsiTheme="minorHAnsi" w:cs="Tahoma"/>
                <w:sz w:val="22"/>
                <w:szCs w:val="22"/>
              </w:rPr>
              <w:t xml:space="preserve"> </w:t>
            </w:r>
            <w:r w:rsidR="00FB5849">
              <w:rPr>
                <w:rFonts w:asciiTheme="minorHAnsi" w:hAnsiTheme="minorHAnsi" w:cs="Tahoma"/>
                <w:sz w:val="22"/>
                <w:szCs w:val="22"/>
              </w:rPr>
              <w:t>starting from AMD</w:t>
            </w:r>
            <w:r w:rsidR="007946DF">
              <w:rPr>
                <w:rFonts w:asciiTheme="minorHAnsi" w:hAnsiTheme="minorHAnsi" w:cs="Tahoma"/>
                <w:sz w:val="22"/>
                <w:szCs w:val="22"/>
              </w:rPr>
              <w:t xml:space="preserve"> </w:t>
            </w:r>
            <w:r w:rsidR="00FB5849">
              <w:rPr>
                <w:rFonts w:asciiTheme="minorHAnsi" w:hAnsiTheme="minorHAnsi" w:cs="Tahoma"/>
                <w:sz w:val="22"/>
                <w:szCs w:val="22"/>
              </w:rPr>
              <w:t>1Mln</w:t>
            </w:r>
          </w:p>
        </w:tc>
      </w:tr>
      <w:tr w:rsidR="00C309D7" w:rsidRPr="004C5B21" w14:paraId="1FE7560B" w14:textId="77777777" w:rsidTr="00677A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08299C8C" w14:textId="77777777" w:rsidR="00C309D7" w:rsidRPr="004C5B21" w:rsidRDefault="00C309D7"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3AEE6B87" w14:textId="4B6F9CFD" w:rsidR="00EF17D5" w:rsidRPr="00267349" w:rsidRDefault="00CE23D6" w:rsidP="00EF17D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TIN</w:t>
            </w:r>
          </w:p>
          <w:p w14:paraId="3F6749ED" w14:textId="7B3CDAB9" w:rsidR="00EF17D5" w:rsidRPr="00267349" w:rsidRDefault="00EF17D5"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570" w:type="pct"/>
          </w:tcPr>
          <w:p w14:paraId="788BE33C" w14:textId="13E67B97" w:rsidR="00C309D7" w:rsidRPr="00267349" w:rsidRDefault="00CE23D6"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Number</w:t>
            </w:r>
          </w:p>
        </w:tc>
        <w:tc>
          <w:tcPr>
            <w:tcW w:w="286" w:type="pct"/>
          </w:tcPr>
          <w:p w14:paraId="29996258" w14:textId="459B2885" w:rsidR="00C309D7" w:rsidRPr="00267349" w:rsidRDefault="00C678AA"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Y</w:t>
            </w:r>
          </w:p>
        </w:tc>
        <w:tc>
          <w:tcPr>
            <w:tcW w:w="342" w:type="pct"/>
          </w:tcPr>
          <w:p w14:paraId="7C5E9305" w14:textId="6C6E5FD0" w:rsidR="00C309D7" w:rsidRPr="00267349" w:rsidRDefault="00C678AA"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Y</w:t>
            </w:r>
          </w:p>
        </w:tc>
        <w:tc>
          <w:tcPr>
            <w:tcW w:w="2041" w:type="pct"/>
          </w:tcPr>
          <w:p w14:paraId="533B2AD7" w14:textId="73A12BFF" w:rsidR="00C309D7" w:rsidRPr="00267349" w:rsidRDefault="00CE23D6" w:rsidP="00CE23D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As described above</w:t>
            </w:r>
          </w:p>
        </w:tc>
      </w:tr>
      <w:tr w:rsidR="00AD1CC5" w:rsidRPr="004C5B21" w14:paraId="67187FCD"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7A084685" w14:textId="77777777" w:rsidR="00AD1CC5" w:rsidRPr="004C5B21" w:rsidRDefault="00AD1CC5"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2A8642AC" w14:textId="74F8A19A" w:rsidR="00AD1CC5" w:rsidRPr="00267349" w:rsidRDefault="00912095" w:rsidP="00743907">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Company </w:t>
            </w:r>
            <w:r w:rsidR="00AD1CC5">
              <w:rPr>
                <w:rFonts w:asciiTheme="minorHAnsi" w:hAnsiTheme="minorHAnsi" w:cs="Tahoma"/>
                <w:sz w:val="22"/>
                <w:szCs w:val="22"/>
              </w:rPr>
              <w:t>W</w:t>
            </w:r>
            <w:r w:rsidR="00AD1CC5" w:rsidRPr="00E14426">
              <w:rPr>
                <w:rFonts w:asciiTheme="minorHAnsi" w:hAnsiTheme="minorHAnsi" w:cs="Tahoma"/>
                <w:sz w:val="22"/>
                <w:szCs w:val="22"/>
              </w:rPr>
              <w:t>ebsite</w:t>
            </w:r>
          </w:p>
        </w:tc>
        <w:tc>
          <w:tcPr>
            <w:tcW w:w="570" w:type="pct"/>
          </w:tcPr>
          <w:p w14:paraId="7BB878C1" w14:textId="76AC4053" w:rsidR="00AD1CC5" w:rsidRPr="00267349" w:rsidRDefault="00AD1CC5" w:rsidP="009F178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 </w:t>
            </w:r>
            <w:r w:rsidR="009F178F">
              <w:rPr>
                <w:rFonts w:asciiTheme="minorHAnsi" w:hAnsiTheme="minorHAnsi" w:cs="Tahoma"/>
                <w:sz w:val="22"/>
                <w:szCs w:val="22"/>
              </w:rPr>
              <w:t>T</w:t>
            </w:r>
            <w:r>
              <w:rPr>
                <w:rFonts w:asciiTheme="minorHAnsi" w:hAnsiTheme="minorHAnsi" w:cs="Tahoma"/>
                <w:sz w:val="22"/>
                <w:szCs w:val="22"/>
              </w:rPr>
              <w:t>ext</w:t>
            </w:r>
          </w:p>
        </w:tc>
        <w:tc>
          <w:tcPr>
            <w:tcW w:w="286" w:type="pct"/>
          </w:tcPr>
          <w:p w14:paraId="6EFD6DC2" w14:textId="77777777" w:rsidR="00AD1CC5" w:rsidRPr="00267349" w:rsidRDefault="00AD1CC5"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42" w:type="pct"/>
          </w:tcPr>
          <w:p w14:paraId="0B68B02E" w14:textId="77777777" w:rsidR="00AD1CC5" w:rsidRPr="00267349" w:rsidRDefault="00AD1CC5"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2041" w:type="pct"/>
          </w:tcPr>
          <w:p w14:paraId="62E4FED2" w14:textId="0D802A5E" w:rsidR="00AD1CC5" w:rsidRDefault="00AD1CC5" w:rsidP="00CE23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Format: check-</w:t>
            </w:r>
            <w:r w:rsidR="007946DF">
              <w:rPr>
                <w:rFonts w:asciiTheme="minorHAnsi" w:hAnsiTheme="minorHAnsi" w:cs="Tahoma"/>
                <w:sz w:val="22"/>
                <w:szCs w:val="22"/>
              </w:rPr>
              <w:t>box Yes</w:t>
            </w:r>
            <w:r>
              <w:rPr>
                <w:rFonts w:asciiTheme="minorHAnsi" w:hAnsiTheme="minorHAnsi" w:cs="Tahoma"/>
                <w:sz w:val="22"/>
                <w:szCs w:val="22"/>
              </w:rPr>
              <w:t xml:space="preserve">/No </w:t>
            </w:r>
          </w:p>
          <w:p w14:paraId="4A3B7C33" w14:textId="703CD0AA" w:rsidR="00AD1CC5" w:rsidRPr="00267349" w:rsidRDefault="00AD1CC5" w:rsidP="00CE23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lastRenderedPageBreak/>
              <w:t xml:space="preserve">if Yes text: </w:t>
            </w:r>
            <w:hyperlink r:id="rId15" w:history="1">
              <w:r w:rsidR="00970158" w:rsidRPr="00E00372">
                <w:rPr>
                  <w:rStyle w:val="Hyperlink"/>
                  <w:rFonts w:asciiTheme="minorHAnsi" w:hAnsiTheme="minorHAnsi" w:cs="Tahoma"/>
                  <w:sz w:val="22"/>
                  <w:szCs w:val="22"/>
                </w:rPr>
                <w:t>www.jsdsgsg.com</w:t>
              </w:r>
            </w:hyperlink>
          </w:p>
        </w:tc>
      </w:tr>
      <w:tr w:rsidR="00AD1CC5" w:rsidRPr="004C5B21" w14:paraId="0C737DD7" w14:textId="77777777" w:rsidTr="00677A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1241441F" w14:textId="77777777" w:rsidR="00AD1CC5" w:rsidRPr="004C5B21" w:rsidRDefault="00AD1CC5"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6CDF0ED5" w14:textId="0FDEBE72" w:rsidR="00AD1CC5" w:rsidRDefault="00912095" w:rsidP="0074390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Company </w:t>
            </w:r>
            <w:r w:rsidR="00AD1CC5">
              <w:rPr>
                <w:rFonts w:asciiTheme="minorHAnsi" w:hAnsiTheme="minorHAnsi" w:cs="Tahoma"/>
                <w:sz w:val="22"/>
                <w:szCs w:val="22"/>
              </w:rPr>
              <w:t>Facebook</w:t>
            </w:r>
          </w:p>
        </w:tc>
        <w:tc>
          <w:tcPr>
            <w:tcW w:w="570" w:type="pct"/>
          </w:tcPr>
          <w:p w14:paraId="4448FCB6" w14:textId="75B03B76" w:rsidR="00AD1CC5" w:rsidRDefault="009F178F" w:rsidP="008B6849">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w:t>
            </w:r>
            <w:r w:rsidR="00AD1CC5">
              <w:rPr>
                <w:rFonts w:asciiTheme="minorHAnsi" w:hAnsiTheme="minorHAnsi" w:cs="Tahoma"/>
                <w:sz w:val="22"/>
                <w:szCs w:val="22"/>
              </w:rPr>
              <w:t>ext</w:t>
            </w:r>
          </w:p>
        </w:tc>
        <w:tc>
          <w:tcPr>
            <w:tcW w:w="286" w:type="pct"/>
          </w:tcPr>
          <w:p w14:paraId="3F13AB5B" w14:textId="77777777" w:rsidR="00AD1CC5" w:rsidRPr="00267349" w:rsidRDefault="00AD1CC5"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42" w:type="pct"/>
          </w:tcPr>
          <w:p w14:paraId="70A1A8B5" w14:textId="77777777" w:rsidR="00AD1CC5" w:rsidRPr="00267349" w:rsidRDefault="00AD1CC5"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2041" w:type="pct"/>
          </w:tcPr>
          <w:p w14:paraId="4697E25D" w14:textId="7F8EE5CE" w:rsidR="00AD1CC5" w:rsidRDefault="00AD1CC5" w:rsidP="00E1442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Format: check-</w:t>
            </w:r>
            <w:r w:rsidR="007946DF">
              <w:rPr>
                <w:rFonts w:asciiTheme="minorHAnsi" w:hAnsiTheme="minorHAnsi" w:cs="Tahoma"/>
                <w:sz w:val="22"/>
                <w:szCs w:val="22"/>
              </w:rPr>
              <w:t>box Yes</w:t>
            </w:r>
            <w:r>
              <w:rPr>
                <w:rFonts w:asciiTheme="minorHAnsi" w:hAnsiTheme="minorHAnsi" w:cs="Tahoma"/>
                <w:sz w:val="22"/>
                <w:szCs w:val="22"/>
              </w:rPr>
              <w:t xml:space="preserve">/No </w:t>
            </w:r>
          </w:p>
          <w:p w14:paraId="04D2221E" w14:textId="62236169" w:rsidR="00AD1CC5" w:rsidRPr="00267349" w:rsidRDefault="00AD1CC5" w:rsidP="00C9549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w:t>
            </w:r>
            <w:r w:rsidR="007946DF">
              <w:rPr>
                <w:rFonts w:asciiTheme="minorHAnsi" w:hAnsiTheme="minorHAnsi" w:cs="Tahoma"/>
                <w:sz w:val="22"/>
                <w:szCs w:val="22"/>
              </w:rPr>
              <w:t>Yes text</w:t>
            </w:r>
            <w:r>
              <w:rPr>
                <w:rFonts w:asciiTheme="minorHAnsi" w:hAnsiTheme="minorHAnsi" w:cs="Tahoma"/>
                <w:sz w:val="22"/>
                <w:szCs w:val="22"/>
              </w:rPr>
              <w:t>:</w:t>
            </w:r>
            <w:r w:rsidR="00C95493">
              <w:rPr>
                <w:rFonts w:asciiTheme="minorHAnsi" w:hAnsiTheme="minorHAnsi" w:cs="Tahoma"/>
                <w:sz w:val="22"/>
                <w:szCs w:val="22"/>
              </w:rPr>
              <w:t xml:space="preserve"> e.g.</w:t>
            </w:r>
            <w:r>
              <w:rPr>
                <w:rFonts w:asciiTheme="minorHAnsi" w:hAnsiTheme="minorHAnsi" w:cs="Tahoma"/>
                <w:sz w:val="22"/>
                <w:szCs w:val="22"/>
              </w:rPr>
              <w:t xml:space="preserve"> </w:t>
            </w:r>
            <w:r w:rsidR="00C95493">
              <w:rPr>
                <w:rFonts w:asciiTheme="minorHAnsi" w:hAnsiTheme="minorHAnsi" w:cs="Tahoma"/>
                <w:sz w:val="22"/>
                <w:szCs w:val="22"/>
              </w:rPr>
              <w:t>Ameriabank CJSC</w:t>
            </w:r>
          </w:p>
        </w:tc>
      </w:tr>
      <w:tr w:rsidR="00AD1CC5" w:rsidRPr="004C5B21" w14:paraId="70738058"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40D97D5F" w14:textId="77777777" w:rsidR="00AD1CC5" w:rsidRPr="004C5B21" w:rsidRDefault="00AD1CC5"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72AB892A" w14:textId="7141D4A7" w:rsidR="00AD1CC5" w:rsidRDefault="00AD1CC5" w:rsidP="00743907">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Annual turnover (AMD)</w:t>
            </w:r>
          </w:p>
        </w:tc>
        <w:tc>
          <w:tcPr>
            <w:tcW w:w="570" w:type="pct"/>
          </w:tcPr>
          <w:p w14:paraId="39BA006D" w14:textId="4E294065" w:rsidR="00AD1CC5" w:rsidRDefault="00AD1CC5" w:rsidP="0058572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Number</w:t>
            </w:r>
          </w:p>
        </w:tc>
        <w:tc>
          <w:tcPr>
            <w:tcW w:w="286" w:type="pct"/>
          </w:tcPr>
          <w:p w14:paraId="2FAF2C4A" w14:textId="1F9854A9" w:rsidR="00AD1CC5" w:rsidRPr="00267349" w:rsidRDefault="00AD1CC5"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Y</w:t>
            </w:r>
          </w:p>
        </w:tc>
        <w:tc>
          <w:tcPr>
            <w:tcW w:w="342" w:type="pct"/>
          </w:tcPr>
          <w:p w14:paraId="6E42F2CA" w14:textId="31F49570" w:rsidR="00AD1CC5" w:rsidRPr="00267349" w:rsidRDefault="00AD1CC5" w:rsidP="0058572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Y</w:t>
            </w:r>
          </w:p>
        </w:tc>
        <w:tc>
          <w:tcPr>
            <w:tcW w:w="2041" w:type="pct"/>
          </w:tcPr>
          <w:p w14:paraId="19691C68" w14:textId="4ADF2A98" w:rsidR="00AD1CC5" w:rsidRPr="00267349" w:rsidRDefault="00AD1CC5" w:rsidP="00CE23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 xml:space="preserve">Format: 1,000,000 </w:t>
            </w:r>
          </w:p>
        </w:tc>
      </w:tr>
      <w:tr w:rsidR="007A3302" w:rsidRPr="004C5B21" w14:paraId="6C77E70C" w14:textId="77777777" w:rsidTr="00B27D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4C3D9056" w14:textId="77777777" w:rsidR="007A3302" w:rsidRPr="004C5B21" w:rsidRDefault="007A3302"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70D7232F" w14:textId="6EBF6BCA" w:rsidR="007A3302" w:rsidRPr="007A3302" w:rsidRDefault="008737A3" w:rsidP="0074390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Pr>
                <w:rFonts w:asciiTheme="minorHAnsi" w:hAnsiTheme="minorHAnsi" w:cs="Tahoma"/>
                <w:sz w:val="22"/>
                <w:szCs w:val="22"/>
              </w:rPr>
              <w:t>Fields to be autofilled from system</w:t>
            </w:r>
          </w:p>
        </w:tc>
        <w:tc>
          <w:tcPr>
            <w:tcW w:w="570" w:type="pct"/>
          </w:tcPr>
          <w:p w14:paraId="086DAA27" w14:textId="77777777" w:rsidR="007A3302" w:rsidRPr="00267349" w:rsidRDefault="007A3302" w:rsidP="0058572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286" w:type="pct"/>
          </w:tcPr>
          <w:p w14:paraId="7225592E" w14:textId="77777777" w:rsidR="007A3302" w:rsidRPr="00267349" w:rsidRDefault="007A3302"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42" w:type="pct"/>
          </w:tcPr>
          <w:p w14:paraId="1DDB30B3" w14:textId="181E1532" w:rsidR="007A3302" w:rsidRPr="00267349" w:rsidRDefault="008737A3" w:rsidP="0058572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bookmarkStart w:id="40" w:name="_MON_1597076390"/>
        <w:bookmarkEnd w:id="40"/>
        <w:tc>
          <w:tcPr>
            <w:tcW w:w="2041" w:type="pct"/>
          </w:tcPr>
          <w:p w14:paraId="7CE80795" w14:textId="2818E5B6" w:rsidR="007A3302" w:rsidRPr="008737A3" w:rsidRDefault="00B27DDD" w:rsidP="00CE23D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object w:dxaOrig="1532" w:dyaOrig="991" w14:anchorId="5E3142DE">
                <v:shape id="_x0000_i1028" type="#_x0000_t75" style="width:76.5pt;height:49.5pt" o:ole="">
                  <v:imagedata r:id="rId16" o:title=""/>
                </v:shape>
                <o:OLEObject Type="Embed" ProgID="Word.Document.12" ShapeID="_x0000_i1028" DrawAspect="Icon" ObjectID="_1601987032" r:id="rId17">
                  <o:FieldCodes>\s</o:FieldCodes>
                </o:OLEObject>
              </w:object>
            </w:r>
          </w:p>
        </w:tc>
      </w:tr>
      <w:tr w:rsidR="00437BD3" w:rsidRPr="004C5B21" w14:paraId="64560E53"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7C022500" w14:textId="77777777" w:rsidR="00437BD3" w:rsidRPr="004C5B21" w:rsidRDefault="00437BD3"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1CA0E988" w14:textId="77777777" w:rsidR="00437BD3" w:rsidRDefault="00437BD3" w:rsidP="000139E0">
            <w:pPr>
              <w:cnfStyle w:val="000000100000" w:firstRow="0" w:lastRow="0" w:firstColumn="0" w:lastColumn="0" w:oddVBand="0" w:evenVBand="0" w:oddHBand="1" w:evenHBand="0" w:firstRowFirstColumn="0" w:firstRowLastColumn="0" w:lastRowFirstColumn="0" w:lastRowLastColumn="0"/>
            </w:pPr>
            <w:r>
              <w:rPr>
                <w:rFonts w:asciiTheme="minorHAnsi" w:hAnsiTheme="minorHAnsi" w:cs="Tahoma"/>
                <w:sz w:val="22"/>
                <w:szCs w:val="22"/>
              </w:rPr>
              <w:t>Actual Industry and/or market sector of LLC/I-E</w:t>
            </w:r>
          </w:p>
          <w:p w14:paraId="79526A4E" w14:textId="6F114CC5" w:rsidR="00437BD3" w:rsidRDefault="00437BD3" w:rsidP="00743907">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570" w:type="pct"/>
          </w:tcPr>
          <w:p w14:paraId="69C53588" w14:textId="53CF5983" w:rsidR="00437BD3" w:rsidRPr="00267349" w:rsidRDefault="00437BD3" w:rsidP="006C3D7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Drop down</w:t>
            </w:r>
          </w:p>
        </w:tc>
        <w:tc>
          <w:tcPr>
            <w:tcW w:w="286" w:type="pct"/>
          </w:tcPr>
          <w:p w14:paraId="4DA3A4B5" w14:textId="4F93DF74" w:rsidR="00437BD3" w:rsidRPr="00267349" w:rsidRDefault="00FB33ED" w:rsidP="00437BD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342" w:type="pct"/>
          </w:tcPr>
          <w:p w14:paraId="19F288BA" w14:textId="7077A9AA" w:rsidR="00437BD3" w:rsidRPr="00267349" w:rsidRDefault="00FB33ED" w:rsidP="00437BD3">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Y</w:t>
            </w:r>
          </w:p>
        </w:tc>
        <w:tc>
          <w:tcPr>
            <w:tcW w:w="2041" w:type="pct"/>
          </w:tcPr>
          <w:p w14:paraId="0873FA4D" w14:textId="3E1E81F9" w:rsidR="00437BD3" w:rsidRDefault="00437BD3" w:rsidP="009E13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r>
      <w:tr w:rsidR="00437BD3" w:rsidRPr="004C5B21" w14:paraId="7F4D17BE" w14:textId="77777777" w:rsidTr="00B27D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259ADC9B" w14:textId="77777777" w:rsidR="00437BD3" w:rsidRPr="004C5B21" w:rsidRDefault="00437BD3"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410DFA27" w14:textId="13A4BB0F" w:rsidR="00437BD3" w:rsidRPr="00A63964" w:rsidRDefault="00437BD3" w:rsidP="00A63964">
            <w:pPr>
              <w:cnfStyle w:val="000000000000" w:firstRow="0" w:lastRow="0" w:firstColumn="0" w:lastColumn="0" w:oddVBand="0" w:evenVBand="0" w:oddHBand="0" w:evenHBand="0" w:firstRowFirstColumn="0" w:firstRowLastColumn="0" w:lastRowFirstColumn="0" w:lastRowLastColumn="0"/>
              <w:rPr>
                <w:rFonts w:ascii="Sylfaen" w:hAnsi="Sylfaen"/>
                <w:lang w:val="hy-AM"/>
              </w:rPr>
            </w:pPr>
            <w:r>
              <w:rPr>
                <w:rFonts w:asciiTheme="minorHAnsi" w:hAnsiTheme="minorHAnsi" w:cs="Tahoma"/>
                <w:sz w:val="22"/>
                <w:szCs w:val="22"/>
              </w:rPr>
              <w:t>Actual registration address of LLC/I-E</w:t>
            </w:r>
          </w:p>
        </w:tc>
        <w:tc>
          <w:tcPr>
            <w:tcW w:w="570" w:type="pct"/>
          </w:tcPr>
          <w:p w14:paraId="50428DD2" w14:textId="5B25F7E0" w:rsidR="00437BD3" w:rsidRPr="00267349" w:rsidRDefault="00437BD3" w:rsidP="00C678A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Text </w:t>
            </w:r>
          </w:p>
        </w:tc>
        <w:tc>
          <w:tcPr>
            <w:tcW w:w="286" w:type="pct"/>
          </w:tcPr>
          <w:p w14:paraId="2447A175" w14:textId="21DBFE59" w:rsidR="00437BD3" w:rsidRPr="00267349" w:rsidRDefault="00437BD3" w:rsidP="00C678A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42" w:type="pct"/>
          </w:tcPr>
          <w:p w14:paraId="6B09DC1E" w14:textId="365E49EA" w:rsidR="00437BD3" w:rsidRPr="00267349" w:rsidRDefault="00437BD3" w:rsidP="00C678A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2041" w:type="pct"/>
          </w:tcPr>
          <w:p w14:paraId="744E6A33" w14:textId="51644889" w:rsidR="00437BD3" w:rsidRPr="00267349" w:rsidDel="00EF17D5" w:rsidRDefault="00437BD3" w:rsidP="00C678A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960142" w:rsidRPr="004C5B21" w14:paraId="7FC3976C"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6DDC0F1D" w14:textId="77777777" w:rsidR="00960142" w:rsidRPr="004C5B21" w:rsidRDefault="00960142"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2E3CAA8C" w14:textId="75351A4C" w:rsidR="00960142" w:rsidRPr="00267349" w:rsidDel="00EE4939" w:rsidRDefault="00960142" w:rsidP="000139E0">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sidDel="00A96F94">
              <w:rPr>
                <w:rFonts w:asciiTheme="minorHAnsi" w:hAnsiTheme="minorHAnsi" w:cs="Tahoma"/>
                <w:sz w:val="22"/>
                <w:szCs w:val="22"/>
              </w:rPr>
              <w:t>Disclaimer</w:t>
            </w:r>
          </w:p>
        </w:tc>
        <w:tc>
          <w:tcPr>
            <w:tcW w:w="570" w:type="pct"/>
          </w:tcPr>
          <w:p w14:paraId="68677C9F" w14:textId="62AA5930" w:rsidR="00960142" w:rsidRPr="00267349" w:rsidRDefault="00960142" w:rsidP="00660190">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sidDel="00A96F94">
              <w:rPr>
                <w:rFonts w:asciiTheme="minorHAnsi" w:hAnsiTheme="minorHAnsi" w:cs="Tahoma"/>
                <w:sz w:val="22"/>
                <w:szCs w:val="22"/>
              </w:rPr>
              <w:t>Check-box</w:t>
            </w:r>
          </w:p>
        </w:tc>
        <w:tc>
          <w:tcPr>
            <w:tcW w:w="286" w:type="pct"/>
          </w:tcPr>
          <w:p w14:paraId="6524CFB4" w14:textId="1141E9C1" w:rsidR="00960142" w:rsidRPr="00267349" w:rsidRDefault="00960142" w:rsidP="00660190">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sidDel="00A96F94">
              <w:rPr>
                <w:rFonts w:asciiTheme="minorHAnsi" w:hAnsiTheme="minorHAnsi" w:cs="Tahoma"/>
                <w:sz w:val="22"/>
                <w:szCs w:val="22"/>
              </w:rPr>
              <w:t>Y</w:t>
            </w:r>
          </w:p>
        </w:tc>
        <w:tc>
          <w:tcPr>
            <w:tcW w:w="342" w:type="pct"/>
          </w:tcPr>
          <w:p w14:paraId="50411477" w14:textId="37897986" w:rsidR="00960142" w:rsidRPr="00267349" w:rsidRDefault="00960142" w:rsidP="00660190">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sidDel="00A96F94">
              <w:rPr>
                <w:rFonts w:asciiTheme="minorHAnsi" w:hAnsiTheme="minorHAnsi" w:cs="Tahoma"/>
                <w:sz w:val="22"/>
                <w:szCs w:val="22"/>
              </w:rPr>
              <w:t>Y</w:t>
            </w:r>
          </w:p>
        </w:tc>
        <w:tc>
          <w:tcPr>
            <w:tcW w:w="2041" w:type="pct"/>
          </w:tcPr>
          <w:p w14:paraId="6BBAFE88" w14:textId="187C4C3E" w:rsidR="00960142" w:rsidRPr="00267349" w:rsidRDefault="00960142" w:rsidP="00CE23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sidDel="00A96F94">
              <w:rPr>
                <w:rFonts w:asciiTheme="minorHAnsi" w:hAnsiTheme="minorHAnsi" w:cs="Tahoma"/>
                <w:i/>
                <w:sz w:val="22"/>
                <w:szCs w:val="22"/>
              </w:rPr>
              <w:t>To be defined disclaimer texts later</w:t>
            </w:r>
          </w:p>
        </w:tc>
      </w:tr>
      <w:tr w:rsidR="007D6312" w:rsidRPr="006C2D5F" w14:paraId="34FB2AA3" w14:textId="77777777" w:rsidTr="00677A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3F26E6EA" w14:textId="77777777" w:rsidR="007D6312" w:rsidRPr="004C5B21" w:rsidRDefault="007D6312" w:rsidP="00271FB8">
            <w:pPr>
              <w:pStyle w:val="ListParagraph"/>
              <w:numPr>
                <w:ilvl w:val="2"/>
                <w:numId w:val="1"/>
              </w:numPr>
              <w:spacing w:before="120" w:after="120" w:line="276" w:lineRule="auto"/>
              <w:rPr>
                <w:rFonts w:asciiTheme="minorHAnsi" w:hAnsiTheme="minorHAnsi" w:cs="Tahoma"/>
                <w:b w:val="0"/>
                <w:sz w:val="22"/>
                <w:szCs w:val="22"/>
              </w:rPr>
            </w:pPr>
            <w:commentRangeStart w:id="41"/>
          </w:p>
        </w:tc>
        <w:tc>
          <w:tcPr>
            <w:tcW w:w="1254" w:type="pct"/>
          </w:tcPr>
          <w:p w14:paraId="527585F5" w14:textId="72BBA5F3" w:rsidR="007D6312" w:rsidRPr="002F410F" w:rsidDel="00A96F94" w:rsidRDefault="002F410F" w:rsidP="007327F8">
            <w:pPr>
              <w:cnfStyle w:val="000000000000" w:firstRow="0" w:lastRow="0" w:firstColumn="0" w:lastColumn="0" w:oddVBand="0" w:evenVBand="0" w:oddHBand="0" w:evenHBand="0" w:firstRowFirstColumn="0" w:firstRowLastColumn="0" w:lastRowFirstColumn="0" w:lastRowLastColumn="0"/>
              <w:rPr>
                <w:rFonts w:ascii="Sylfaen" w:hAnsi="Sylfaen" w:cs="Arial"/>
                <w:sz w:val="22"/>
                <w:szCs w:val="22"/>
              </w:rPr>
            </w:pPr>
            <w:r>
              <w:rPr>
                <w:rFonts w:asciiTheme="minorHAnsi" w:hAnsiTheme="minorHAnsi" w:cs="Tahoma"/>
                <w:sz w:val="22"/>
                <w:szCs w:val="22"/>
              </w:rPr>
              <w:t>Customer should confirm the</w:t>
            </w:r>
            <w:r w:rsidRPr="002F410F">
              <w:rPr>
                <w:rFonts w:asciiTheme="minorHAnsi" w:hAnsiTheme="minorHAnsi" w:cs="Tahoma"/>
                <w:sz w:val="22"/>
                <w:szCs w:val="22"/>
              </w:rPr>
              <w:t xml:space="preserve"> </w:t>
            </w:r>
            <w:r>
              <w:rPr>
                <w:rFonts w:asciiTheme="minorHAnsi" w:hAnsiTheme="minorHAnsi" w:cs="Tahoma"/>
                <w:sz w:val="22"/>
                <w:szCs w:val="22"/>
              </w:rPr>
              <w:t>text re-</w:t>
            </w:r>
            <w:r w:rsidR="007327F8" w:rsidRPr="00056E0B">
              <w:rPr>
                <w:rFonts w:asciiTheme="minorHAnsi" w:hAnsiTheme="minorHAnsi" w:cs="Tahoma"/>
                <w:sz w:val="22"/>
                <w:szCs w:val="22"/>
              </w:rPr>
              <w:t>A</w:t>
            </w:r>
            <w:r w:rsidRPr="007327F8">
              <w:rPr>
                <w:rFonts w:asciiTheme="minorHAnsi" w:hAnsiTheme="minorHAnsi" w:cs="Tahoma"/>
                <w:sz w:val="22"/>
                <w:szCs w:val="22"/>
              </w:rPr>
              <w:t xml:space="preserve">cra, </w:t>
            </w:r>
            <w:r w:rsidR="007327F8">
              <w:rPr>
                <w:rFonts w:asciiTheme="minorHAnsi" w:hAnsiTheme="minorHAnsi" w:cs="Tahoma"/>
                <w:sz w:val="22"/>
                <w:szCs w:val="22"/>
              </w:rPr>
              <w:t>Nork and E</w:t>
            </w:r>
            <w:r w:rsidRPr="007327F8">
              <w:rPr>
                <w:rFonts w:asciiTheme="minorHAnsi" w:hAnsiTheme="minorHAnsi" w:cs="Tahoma"/>
                <w:sz w:val="22"/>
                <w:szCs w:val="22"/>
              </w:rPr>
              <w:t>k</w:t>
            </w:r>
            <w:r w:rsidR="006D69A0" w:rsidRPr="007327F8">
              <w:rPr>
                <w:rFonts w:asciiTheme="minorHAnsi" w:hAnsiTheme="minorHAnsi" w:cs="Tahoma"/>
                <w:sz w:val="22"/>
                <w:szCs w:val="22"/>
              </w:rPr>
              <w:t>e</w:t>
            </w:r>
            <w:r w:rsidRPr="007327F8">
              <w:rPr>
                <w:rFonts w:asciiTheme="minorHAnsi" w:hAnsiTheme="minorHAnsi" w:cs="Tahoma"/>
                <w:sz w:val="22"/>
                <w:szCs w:val="22"/>
              </w:rPr>
              <w:t>ng</w:t>
            </w:r>
            <w:r>
              <w:rPr>
                <w:rFonts w:ascii="Sylfaen" w:hAnsi="Sylfaen" w:cs="Arial"/>
                <w:sz w:val="22"/>
                <w:szCs w:val="22"/>
              </w:rPr>
              <w:t xml:space="preserve"> </w:t>
            </w:r>
          </w:p>
        </w:tc>
        <w:tc>
          <w:tcPr>
            <w:tcW w:w="570" w:type="pct"/>
          </w:tcPr>
          <w:p w14:paraId="01A0F7E0" w14:textId="77777777" w:rsidR="007D6312" w:rsidRPr="002C2ABA" w:rsidDel="00A96F94" w:rsidRDefault="007D6312" w:rsidP="0066019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p>
        </w:tc>
        <w:tc>
          <w:tcPr>
            <w:tcW w:w="286" w:type="pct"/>
          </w:tcPr>
          <w:p w14:paraId="1752071F" w14:textId="77777777" w:rsidR="007D6312" w:rsidRPr="002C2ABA" w:rsidDel="00A96F94" w:rsidRDefault="007D6312" w:rsidP="00660190">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lang w:val="hy-AM"/>
              </w:rPr>
            </w:pPr>
          </w:p>
        </w:tc>
        <w:tc>
          <w:tcPr>
            <w:tcW w:w="342" w:type="pct"/>
          </w:tcPr>
          <w:p w14:paraId="40E7F353" w14:textId="77777777" w:rsidR="007D6312" w:rsidRPr="002C2ABA" w:rsidDel="00A96F94" w:rsidRDefault="007D6312" w:rsidP="00660190">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lang w:val="hy-AM"/>
              </w:rPr>
            </w:pPr>
          </w:p>
        </w:tc>
        <w:tc>
          <w:tcPr>
            <w:tcW w:w="2041" w:type="pct"/>
          </w:tcPr>
          <w:p w14:paraId="1D6E8BF0" w14:textId="73492AB4" w:rsidR="00515AC5" w:rsidRPr="002C2ABA" w:rsidDel="00A96F94" w:rsidRDefault="002F410F" w:rsidP="00515AC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lang w:val="hy-AM"/>
              </w:rPr>
            </w:pPr>
            <w:r w:rsidRPr="002C2ABA">
              <w:rPr>
                <w:rFonts w:asciiTheme="minorHAnsi" w:hAnsiTheme="minorHAnsi" w:cs="Tahoma"/>
                <w:i/>
                <w:sz w:val="22"/>
                <w:szCs w:val="22"/>
                <w:lang w:val="hy-AM"/>
              </w:rPr>
              <w:t xml:space="preserve">Error message: </w:t>
            </w:r>
            <w:r w:rsidR="007327F8">
              <w:rPr>
                <w:rFonts w:ascii="Sylfaen" w:hAnsi="Sylfaen" w:cs="Tahoma"/>
                <w:i/>
                <w:sz w:val="22"/>
                <w:szCs w:val="22"/>
                <w:lang w:val="hy-AM"/>
              </w:rPr>
              <w:t>Վ</w:t>
            </w:r>
            <w:r>
              <w:rPr>
                <w:rFonts w:ascii="Sylfaen" w:hAnsi="Sylfaen" w:cs="Tahoma"/>
                <w:i/>
                <w:sz w:val="22"/>
                <w:szCs w:val="22"/>
                <w:lang w:val="hy-AM"/>
              </w:rPr>
              <w:t>արկի վերաբերյալ որ</w:t>
            </w:r>
            <w:r w:rsidR="002C1B18">
              <w:rPr>
                <w:rFonts w:ascii="Sylfaen" w:hAnsi="Sylfaen" w:cs="Tahoma"/>
                <w:i/>
                <w:sz w:val="22"/>
                <w:szCs w:val="22"/>
                <w:lang w:val="hy-AM"/>
              </w:rPr>
              <w:t>ո</w:t>
            </w:r>
            <w:r>
              <w:rPr>
                <w:rFonts w:ascii="Sylfaen" w:hAnsi="Sylfaen" w:cs="Tahoma"/>
                <w:i/>
                <w:sz w:val="22"/>
                <w:szCs w:val="22"/>
                <w:lang w:val="hy-AM"/>
              </w:rPr>
              <w:t xml:space="preserve">շում կայացնելու համար անհրաժեշտ է </w:t>
            </w:r>
            <w:r w:rsidR="00515AC5">
              <w:rPr>
                <w:rFonts w:ascii="Sylfaen" w:hAnsi="Sylfaen" w:cs="Tahoma"/>
                <w:i/>
                <w:sz w:val="22"/>
                <w:szCs w:val="22"/>
                <w:lang w:val="hy-AM"/>
              </w:rPr>
              <w:t xml:space="preserve">կատարել հարցումներ, որոնց համար անհրաժեշտ է </w:t>
            </w:r>
            <w:r>
              <w:rPr>
                <w:rFonts w:ascii="Sylfaen" w:hAnsi="Sylfaen" w:cs="Tahoma"/>
                <w:i/>
                <w:sz w:val="22"/>
                <w:szCs w:val="22"/>
                <w:lang w:val="hy-AM"/>
              </w:rPr>
              <w:t>Ձեր համաձայնությունը</w:t>
            </w:r>
            <w:r w:rsidR="00AF562B" w:rsidRPr="002C2ABA">
              <w:rPr>
                <w:rFonts w:ascii="Sylfaen" w:hAnsi="Sylfaen" w:cs="Tahoma"/>
                <w:i/>
                <w:sz w:val="22"/>
                <w:szCs w:val="22"/>
                <w:lang w:val="hy-AM"/>
              </w:rPr>
              <w:t>:</w:t>
            </w:r>
            <w:r w:rsidRPr="002C2ABA">
              <w:rPr>
                <w:rFonts w:asciiTheme="minorHAnsi" w:hAnsiTheme="minorHAnsi" w:cs="Tahoma"/>
                <w:i/>
                <w:sz w:val="22"/>
                <w:szCs w:val="22"/>
                <w:lang w:val="hy-AM"/>
              </w:rPr>
              <w:t xml:space="preserve"> </w:t>
            </w:r>
            <w:commentRangeEnd w:id="41"/>
            <w:r w:rsidR="002C2ABA">
              <w:rPr>
                <w:rStyle w:val="CommentReference"/>
              </w:rPr>
              <w:commentReference w:id="41"/>
            </w:r>
          </w:p>
        </w:tc>
      </w:tr>
      <w:tr w:rsidR="005E7651" w:rsidRPr="004C5B21" w14:paraId="7C46EE5D" w14:textId="77777777" w:rsidTr="00677AD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507" w:type="pct"/>
          </w:tcPr>
          <w:p w14:paraId="439B5E33" w14:textId="2195B95D" w:rsidR="005E7651" w:rsidRPr="002C2ABA" w:rsidRDefault="005E7651" w:rsidP="00271FB8">
            <w:pPr>
              <w:pStyle w:val="ListParagraph"/>
              <w:numPr>
                <w:ilvl w:val="2"/>
                <w:numId w:val="1"/>
              </w:numPr>
              <w:spacing w:before="120" w:after="120" w:line="276" w:lineRule="auto"/>
              <w:rPr>
                <w:rFonts w:asciiTheme="minorHAnsi" w:hAnsiTheme="minorHAnsi" w:cs="Tahoma"/>
                <w:b w:val="0"/>
                <w:sz w:val="22"/>
                <w:szCs w:val="22"/>
                <w:lang w:val="hy-AM"/>
              </w:rPr>
            </w:pPr>
          </w:p>
        </w:tc>
        <w:tc>
          <w:tcPr>
            <w:tcW w:w="1254" w:type="pct"/>
          </w:tcPr>
          <w:p w14:paraId="3A7995AE" w14:textId="15CDFE44" w:rsidR="005E7651" w:rsidRPr="005E7651" w:rsidRDefault="005E7651" w:rsidP="002F410F">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In case of time out </w:t>
            </w:r>
          </w:p>
        </w:tc>
        <w:tc>
          <w:tcPr>
            <w:tcW w:w="570" w:type="pct"/>
          </w:tcPr>
          <w:p w14:paraId="6570152B" w14:textId="77777777" w:rsidR="005E7651" w:rsidRPr="00267349" w:rsidDel="00A96F94" w:rsidRDefault="005E7651" w:rsidP="00660190">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286" w:type="pct"/>
          </w:tcPr>
          <w:p w14:paraId="17E8EE1C" w14:textId="77777777" w:rsidR="005E7651" w:rsidRPr="00267349" w:rsidDel="00A96F94" w:rsidRDefault="005E7651" w:rsidP="00660190">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42" w:type="pct"/>
          </w:tcPr>
          <w:p w14:paraId="5E0379B1" w14:textId="77777777" w:rsidR="005E7651" w:rsidRPr="00267349" w:rsidDel="00A96F94" w:rsidRDefault="005E7651" w:rsidP="00660190">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2041" w:type="pct"/>
          </w:tcPr>
          <w:p w14:paraId="46606D1E" w14:textId="1EC5599E" w:rsidR="005E7651" w:rsidRPr="005E7651" w:rsidRDefault="005E7651" w:rsidP="005E765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i/>
                <w:sz w:val="22"/>
                <w:szCs w:val="22"/>
                <w:lang w:val="hy-AM"/>
              </w:rPr>
            </w:pPr>
            <w:r>
              <w:rPr>
                <w:rFonts w:asciiTheme="minorHAnsi" w:hAnsiTheme="minorHAnsi" w:cs="Tahoma"/>
                <w:i/>
                <w:sz w:val="22"/>
                <w:szCs w:val="22"/>
              </w:rPr>
              <w:t xml:space="preserve">Message: </w:t>
            </w:r>
            <w:r>
              <w:rPr>
                <w:rFonts w:ascii="Sylfaen" w:hAnsi="Sylfaen" w:cs="Tahoma"/>
                <w:i/>
                <w:sz w:val="22"/>
                <w:szCs w:val="22"/>
                <w:lang w:val="hy-AM"/>
              </w:rPr>
              <w:t>Գրանցված տվյալները պահպանելու նպատակով խնդրում ենք սեղմել ''Հիշել լրացված տվյալները'' կոճակը:</w:t>
            </w:r>
          </w:p>
        </w:tc>
      </w:tr>
      <w:tr w:rsidR="00AD075E" w:rsidRPr="004C5B21" w14:paraId="26C70EC2" w14:textId="77777777" w:rsidTr="00677ADD">
        <w:trPr>
          <w:trHeight w:val="699"/>
        </w:trPr>
        <w:tc>
          <w:tcPr>
            <w:cnfStyle w:val="001000000000" w:firstRow="0" w:lastRow="0" w:firstColumn="1" w:lastColumn="0" w:oddVBand="0" w:evenVBand="0" w:oddHBand="0" w:evenHBand="0" w:firstRowFirstColumn="0" w:firstRowLastColumn="0" w:lastRowFirstColumn="0" w:lastRowLastColumn="0"/>
            <w:tcW w:w="507" w:type="pct"/>
          </w:tcPr>
          <w:p w14:paraId="5DEEE59B" w14:textId="77777777" w:rsidR="00AD075E" w:rsidRPr="004C5B21" w:rsidRDefault="00AD075E" w:rsidP="00271FB8">
            <w:pPr>
              <w:pStyle w:val="ListParagraph"/>
              <w:numPr>
                <w:ilvl w:val="2"/>
                <w:numId w:val="1"/>
              </w:numPr>
              <w:spacing w:before="120" w:after="120" w:line="276" w:lineRule="auto"/>
              <w:rPr>
                <w:rFonts w:asciiTheme="minorHAnsi" w:hAnsiTheme="minorHAnsi" w:cs="Tahoma"/>
                <w:b w:val="0"/>
                <w:sz w:val="22"/>
                <w:szCs w:val="22"/>
              </w:rPr>
            </w:pPr>
          </w:p>
        </w:tc>
        <w:tc>
          <w:tcPr>
            <w:tcW w:w="1254" w:type="pct"/>
          </w:tcPr>
          <w:p w14:paraId="30EB60B9" w14:textId="30D05A5B" w:rsidR="00AD075E" w:rsidRDefault="00AD075E" w:rsidP="002F410F">
            <w:pP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While doing customer scoring the system should show a </w:t>
            </w:r>
            <w:r w:rsidR="005D7C48">
              <w:rPr>
                <w:rFonts w:asciiTheme="minorHAnsi" w:hAnsiTheme="minorHAnsi" w:cs="Tahoma"/>
                <w:sz w:val="22"/>
                <w:szCs w:val="22"/>
              </w:rPr>
              <w:t>message</w:t>
            </w:r>
            <w:r>
              <w:rPr>
                <w:rFonts w:asciiTheme="minorHAnsi" w:hAnsiTheme="minorHAnsi" w:cs="Tahoma"/>
                <w:sz w:val="22"/>
                <w:szCs w:val="22"/>
              </w:rPr>
              <w:t>:</w:t>
            </w:r>
          </w:p>
        </w:tc>
        <w:tc>
          <w:tcPr>
            <w:tcW w:w="570" w:type="pct"/>
          </w:tcPr>
          <w:p w14:paraId="50EA64E2" w14:textId="77777777" w:rsidR="00AD075E" w:rsidRPr="00267349" w:rsidDel="00A96F94" w:rsidRDefault="00AD075E" w:rsidP="0066019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286" w:type="pct"/>
          </w:tcPr>
          <w:p w14:paraId="4B2D1D79" w14:textId="77777777" w:rsidR="00AD075E" w:rsidRPr="00267349" w:rsidDel="00A96F94" w:rsidRDefault="00AD075E" w:rsidP="00660190">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42" w:type="pct"/>
          </w:tcPr>
          <w:p w14:paraId="1CD08FF6" w14:textId="77777777" w:rsidR="00AD075E" w:rsidRPr="00267349" w:rsidDel="00A96F94" w:rsidRDefault="00AD075E" w:rsidP="00660190">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2041" w:type="pct"/>
          </w:tcPr>
          <w:p w14:paraId="082FA484" w14:textId="140BCE74" w:rsidR="00AD075E" w:rsidRDefault="00AD075E" w:rsidP="00AF562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r>
              <w:rPr>
                <w:rFonts w:ascii="Sylfaen" w:hAnsi="Sylfaen" w:cs="Tahoma"/>
                <w:i/>
                <w:sz w:val="22"/>
                <w:szCs w:val="22"/>
                <w:lang w:val="hy-AM"/>
              </w:rPr>
              <w:t>Խնդրում ենք սպասել</w:t>
            </w:r>
            <w:r w:rsidR="00AF562B">
              <w:rPr>
                <w:rFonts w:ascii="Sylfaen" w:hAnsi="Sylfaen" w:cs="Tahoma"/>
                <w:i/>
                <w:sz w:val="22"/>
                <w:szCs w:val="22"/>
              </w:rPr>
              <w:t>.</w:t>
            </w:r>
            <w:r>
              <w:rPr>
                <w:rFonts w:ascii="Sylfaen" w:hAnsi="Sylfaen" w:cs="Tahoma"/>
                <w:i/>
                <w:sz w:val="22"/>
                <w:szCs w:val="22"/>
                <w:lang w:val="hy-AM"/>
              </w:rPr>
              <w:t xml:space="preserve"> կատարվում է վարկի հարցում</w:t>
            </w:r>
            <w:r w:rsidRPr="00AD075E">
              <w:rPr>
                <w:rFonts w:ascii="Arial" w:hAnsi="Arial" w:cs="Arial"/>
                <w:i/>
                <w:sz w:val="22"/>
                <w:szCs w:val="22"/>
              </w:rPr>
              <w:t>։</w:t>
            </w:r>
          </w:p>
        </w:tc>
      </w:tr>
    </w:tbl>
    <w:p w14:paraId="19DEA742" w14:textId="4DD6A1E2" w:rsidR="00585721" w:rsidRDefault="00585721" w:rsidP="00585721">
      <w:pPr>
        <w:spacing w:before="120" w:after="120" w:line="276" w:lineRule="auto"/>
        <w:rPr>
          <w:rFonts w:asciiTheme="minorHAnsi" w:hAnsiTheme="minorHAnsi"/>
          <w:sz w:val="22"/>
          <w:szCs w:val="22"/>
        </w:rPr>
      </w:pPr>
    </w:p>
    <w:p w14:paraId="0E517E56" w14:textId="1F53B38F" w:rsidR="00C309D7" w:rsidRDefault="00822DD4" w:rsidP="00C2405A">
      <w:pPr>
        <w:pStyle w:val="Heading3"/>
        <w:spacing w:after="240"/>
      </w:pPr>
      <w:bookmarkStart w:id="42" w:name="_Toc525144681"/>
      <w:r>
        <w:t>Customer Initial Screening</w:t>
      </w:r>
      <w:bookmarkEnd w:id="42"/>
    </w:p>
    <w:tbl>
      <w:tblPr>
        <w:tblStyle w:val="ListTable3-Accent61"/>
        <w:tblW w:w="4478" w:type="pct"/>
        <w:tblInd w:w="562" w:type="dxa"/>
        <w:tblLook w:val="04A0" w:firstRow="1" w:lastRow="0" w:firstColumn="1" w:lastColumn="0" w:noHBand="0" w:noVBand="1"/>
      </w:tblPr>
      <w:tblGrid>
        <w:gridCol w:w="1584"/>
        <w:gridCol w:w="1731"/>
        <w:gridCol w:w="9319"/>
      </w:tblGrid>
      <w:tr w:rsidR="00C309D7" w:rsidRPr="004C5B21" w14:paraId="60B85322" w14:textId="77777777" w:rsidTr="00021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67684F27" w14:textId="77777777" w:rsidR="00C309D7" w:rsidRPr="004C5B21" w:rsidRDefault="00C309D7" w:rsidP="00271FB8">
            <w:pPr>
              <w:pStyle w:val="ListParagraph"/>
              <w:numPr>
                <w:ilvl w:val="0"/>
                <w:numId w:val="1"/>
              </w:numPr>
              <w:spacing w:before="120" w:after="120" w:line="276" w:lineRule="auto"/>
              <w:rPr>
                <w:rFonts w:asciiTheme="minorHAnsi" w:hAnsiTheme="minorHAnsi" w:cs="Arial"/>
                <w:b w:val="0"/>
                <w:color w:val="FFFFFF"/>
                <w:sz w:val="22"/>
                <w:szCs w:val="22"/>
              </w:rPr>
            </w:pPr>
            <w:bookmarkStart w:id="43" w:name="_Ref521431081"/>
          </w:p>
        </w:tc>
        <w:bookmarkEnd w:id="43"/>
        <w:tc>
          <w:tcPr>
            <w:tcW w:w="4373" w:type="pct"/>
            <w:gridSpan w:val="2"/>
          </w:tcPr>
          <w:p w14:paraId="27B187ED" w14:textId="37B8A3F6" w:rsidR="00C309D7" w:rsidRPr="00732C82" w:rsidRDefault="00822DD4" w:rsidP="009605B1">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Customer Initial Screening</w:t>
            </w:r>
          </w:p>
        </w:tc>
      </w:tr>
      <w:tr w:rsidR="00C309D7" w:rsidRPr="004C5B21" w14:paraId="49D39D48" w14:textId="77777777" w:rsidTr="0002144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1A5A167F"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0D1DC322" w14:textId="4D9884AF" w:rsidR="00C309D7" w:rsidRPr="004C5B21" w:rsidRDefault="00C309D7" w:rsidP="00822DD4">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sidR="00822DD4">
              <w:rPr>
                <w:rFonts w:asciiTheme="minorHAnsi" w:hAnsiTheme="minorHAnsi" w:cs="Arial"/>
                <w:sz w:val="22"/>
                <w:szCs w:val="22"/>
              </w:rPr>
              <w:t>System</w:t>
            </w:r>
          </w:p>
        </w:tc>
      </w:tr>
      <w:tr w:rsidR="00C309D7" w:rsidRPr="004C5B21" w14:paraId="34660C32" w14:textId="77777777" w:rsidTr="00021446">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645BA42"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46A14878" w14:textId="1EA525FB" w:rsidR="00C309D7" w:rsidRPr="00822DD4" w:rsidRDefault="00C309D7" w:rsidP="00822DD4">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00822DD4">
              <w:rPr>
                <w:rFonts w:asciiTheme="minorHAnsi" w:hAnsiTheme="minorHAnsi" w:cs="Arial"/>
                <w:sz w:val="22"/>
                <w:szCs w:val="22"/>
              </w:rPr>
              <w:t xml:space="preserve"> Customer has submitted SME loan application</w:t>
            </w:r>
          </w:p>
        </w:tc>
      </w:tr>
      <w:tr w:rsidR="00C309D7" w:rsidRPr="004C5B21" w14:paraId="2A609EB7" w14:textId="77777777" w:rsidTr="0002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9EEA385"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6303F87C" w14:textId="77777777" w:rsidR="00C309D7" w:rsidRPr="004C5B21" w:rsidRDefault="00C309D7"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C309D7" w:rsidRPr="004C5B21" w14:paraId="7D55D683" w14:textId="77777777" w:rsidTr="00021446">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57B59B03" w14:textId="77777777" w:rsidR="00C309D7" w:rsidRPr="004C5B21" w:rsidRDefault="00C309D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43EB03C2" w14:textId="73721747" w:rsidR="00C309D7" w:rsidRDefault="00B167DA"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requests certain information from </w:t>
            </w:r>
            <w:r w:rsidR="00006A54">
              <w:rPr>
                <w:rFonts w:asciiTheme="minorHAnsi" w:hAnsiTheme="minorHAnsi" w:cs="Tahoma"/>
                <w:sz w:val="22"/>
                <w:szCs w:val="22"/>
              </w:rPr>
              <w:t xml:space="preserve">the below </w:t>
            </w:r>
            <w:r w:rsidR="005C00C4">
              <w:rPr>
                <w:rFonts w:asciiTheme="minorHAnsi" w:hAnsiTheme="minorHAnsi" w:cs="Tahoma"/>
                <w:sz w:val="22"/>
                <w:szCs w:val="22"/>
              </w:rPr>
              <w:t>external sources</w:t>
            </w:r>
            <w:r w:rsidR="00DE09CE">
              <w:rPr>
                <w:rFonts w:asciiTheme="minorHAnsi" w:hAnsiTheme="minorHAnsi" w:cs="Tahoma"/>
                <w:sz w:val="22"/>
                <w:szCs w:val="22"/>
              </w:rPr>
              <w:t xml:space="preserve"> in order to perform initial customer screening</w:t>
            </w:r>
            <w:r w:rsidR="00006A54">
              <w:rPr>
                <w:rFonts w:asciiTheme="minorHAnsi" w:hAnsiTheme="minorHAnsi" w:cs="Tahoma"/>
                <w:sz w:val="22"/>
                <w:szCs w:val="22"/>
              </w:rPr>
              <w:t>.</w:t>
            </w:r>
          </w:p>
          <w:p w14:paraId="1852DBE7" w14:textId="26676A9F" w:rsidR="005C00C4" w:rsidRDefault="005C00C4"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p w14:paraId="7BE868BD" w14:textId="48E87164" w:rsidR="005C00C4" w:rsidRDefault="005C00C4"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Nork</w:t>
            </w:r>
          </w:p>
          <w:p w14:paraId="3635F998" w14:textId="48CC814D" w:rsidR="005C00C4" w:rsidRDefault="005C00C4"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p w14:paraId="5BA9B399" w14:textId="77777777" w:rsidR="005C00C4" w:rsidRDefault="005C00C4"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w:t>
            </w:r>
          </w:p>
          <w:p w14:paraId="2D342A62" w14:textId="454AA9DF" w:rsidR="00A81AC8" w:rsidRDefault="00A81AC8"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EKENG</w:t>
            </w:r>
          </w:p>
          <w:p w14:paraId="6D089555" w14:textId="133FB5D6" w:rsidR="00D863F0" w:rsidRPr="00D863F0" w:rsidRDefault="00D863F0" w:rsidP="00D863F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See below</w:t>
            </w:r>
            <w:r w:rsidR="00840D13">
              <w:rPr>
                <w:rFonts w:asciiTheme="minorHAnsi" w:hAnsiTheme="minorHAnsi" w:cs="Tahoma"/>
                <w:sz w:val="22"/>
                <w:szCs w:val="22"/>
              </w:rPr>
              <w:t xml:space="preserve"> tables</w:t>
            </w:r>
            <w:r w:rsidR="0019666A">
              <w:rPr>
                <w:rFonts w:asciiTheme="minorHAnsi" w:hAnsiTheme="minorHAnsi" w:cs="Tahoma"/>
                <w:sz w:val="22"/>
                <w:szCs w:val="22"/>
              </w:rPr>
              <w:t xml:space="preserve"> under section</w:t>
            </w:r>
            <w:r>
              <w:rPr>
                <w:rFonts w:asciiTheme="minorHAnsi" w:hAnsiTheme="minorHAnsi" w:cs="Tahoma"/>
                <w:sz w:val="22"/>
                <w:szCs w:val="22"/>
              </w:rPr>
              <w:t xml:space="preserve"> </w:t>
            </w:r>
            <w:r w:rsidR="0019666A">
              <w:rPr>
                <w:rFonts w:asciiTheme="minorHAnsi" w:hAnsiTheme="minorHAnsi" w:cs="Tahoma"/>
                <w:sz w:val="22"/>
                <w:szCs w:val="22"/>
              </w:rPr>
              <w:fldChar w:fldCharType="begin"/>
            </w:r>
            <w:r w:rsidR="0019666A">
              <w:rPr>
                <w:rFonts w:asciiTheme="minorHAnsi" w:hAnsiTheme="minorHAnsi" w:cs="Tahoma"/>
                <w:sz w:val="22"/>
                <w:szCs w:val="22"/>
              </w:rPr>
              <w:instrText xml:space="preserve"> REF _Ref521435619 \r \h </w:instrText>
            </w:r>
            <w:r w:rsidR="0019666A">
              <w:rPr>
                <w:rFonts w:asciiTheme="minorHAnsi" w:hAnsiTheme="minorHAnsi" w:cs="Tahoma"/>
                <w:sz w:val="22"/>
                <w:szCs w:val="22"/>
              </w:rPr>
            </w:r>
            <w:r w:rsidR="0019666A">
              <w:rPr>
                <w:rFonts w:asciiTheme="minorHAnsi" w:hAnsiTheme="minorHAnsi" w:cs="Tahoma"/>
                <w:sz w:val="22"/>
                <w:szCs w:val="22"/>
              </w:rPr>
              <w:fldChar w:fldCharType="separate"/>
            </w:r>
            <w:r w:rsidR="00311FC1">
              <w:rPr>
                <w:rFonts w:asciiTheme="minorHAnsi" w:hAnsiTheme="minorHAnsi" w:cs="Tahoma"/>
                <w:sz w:val="22"/>
                <w:szCs w:val="22"/>
              </w:rPr>
              <w:t>FR_5.7</w:t>
            </w:r>
            <w:r w:rsidR="0019666A">
              <w:rPr>
                <w:rFonts w:asciiTheme="minorHAnsi" w:hAnsiTheme="minorHAnsi" w:cs="Tahoma"/>
                <w:sz w:val="22"/>
                <w:szCs w:val="22"/>
              </w:rPr>
              <w:fldChar w:fldCharType="end"/>
            </w:r>
            <w:r w:rsidR="0019666A">
              <w:rPr>
                <w:rFonts w:asciiTheme="minorHAnsi" w:hAnsiTheme="minorHAnsi" w:cs="Tahoma"/>
                <w:sz w:val="22"/>
                <w:szCs w:val="22"/>
              </w:rPr>
              <w:t xml:space="preserve"> </w:t>
            </w:r>
            <w:r>
              <w:rPr>
                <w:rFonts w:asciiTheme="minorHAnsi" w:hAnsiTheme="minorHAnsi" w:cs="Tahoma"/>
                <w:sz w:val="22"/>
                <w:szCs w:val="22"/>
              </w:rPr>
              <w:t>for data lists per source</w:t>
            </w:r>
            <w:r w:rsidR="00006A54">
              <w:rPr>
                <w:rFonts w:asciiTheme="minorHAnsi" w:hAnsiTheme="minorHAnsi" w:cs="Tahoma"/>
                <w:sz w:val="22"/>
                <w:szCs w:val="22"/>
              </w:rPr>
              <w:t>.</w:t>
            </w:r>
          </w:p>
        </w:tc>
      </w:tr>
      <w:tr w:rsidR="00D863F0" w:rsidRPr="004C5B21" w14:paraId="587EF11C" w14:textId="77777777" w:rsidTr="0002144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54969416" w14:textId="77777777" w:rsidR="00D863F0" w:rsidRPr="004C5B21" w:rsidRDefault="00D863F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2FBBF3A6" w14:textId="7E434712" w:rsidR="00D863F0" w:rsidRDefault="001D3701" w:rsidP="00006A54">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1D3701">
              <w:rPr>
                <w:rFonts w:asciiTheme="minorHAnsi" w:hAnsiTheme="minorHAnsi" w:cs="Tahoma"/>
                <w:b/>
                <w:sz w:val="22"/>
                <w:szCs w:val="22"/>
                <w:u w:val="single"/>
              </w:rPr>
              <w:t>Rejection Criteria:</w:t>
            </w:r>
            <w:r>
              <w:rPr>
                <w:rFonts w:asciiTheme="minorHAnsi" w:hAnsiTheme="minorHAnsi" w:cs="Tahoma"/>
                <w:sz w:val="22"/>
                <w:szCs w:val="22"/>
              </w:rPr>
              <w:t xml:space="preserve"> </w:t>
            </w:r>
            <w:r w:rsidR="00006A54">
              <w:rPr>
                <w:rFonts w:asciiTheme="minorHAnsi" w:hAnsiTheme="minorHAnsi" w:cs="Tahoma"/>
                <w:sz w:val="22"/>
                <w:szCs w:val="22"/>
              </w:rPr>
              <w:t xml:space="preserve">Based on initial screening, system decides whether to reject loan application or proceed with scoring. </w:t>
            </w:r>
          </w:p>
        </w:tc>
      </w:tr>
      <w:tr w:rsidR="00006A54" w:rsidRPr="004C5B21" w14:paraId="2AF76B43" w14:textId="77777777" w:rsidTr="00021446">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0BA8F58D" w14:textId="77777777" w:rsidR="00006A54" w:rsidRPr="004C5B21" w:rsidRDefault="00006A54"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gridSpan w:val="2"/>
          </w:tcPr>
          <w:p w14:paraId="45EE0D12" w14:textId="09866CD6" w:rsidR="00006A54" w:rsidRDefault="00E45A5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Rejection c</w:t>
            </w:r>
            <w:r w:rsidR="00006A54">
              <w:rPr>
                <w:rFonts w:asciiTheme="minorHAnsi" w:hAnsiTheme="minorHAnsi" w:cs="Tahoma"/>
                <w:sz w:val="22"/>
                <w:szCs w:val="22"/>
              </w:rPr>
              <w:t>riteria are defined in the below table</w:t>
            </w:r>
            <w:r w:rsidR="00EB2685">
              <w:rPr>
                <w:rFonts w:asciiTheme="minorHAnsi" w:hAnsiTheme="minorHAnsi" w:cs="Tahoma"/>
                <w:sz w:val="22"/>
                <w:szCs w:val="22"/>
              </w:rPr>
              <w:t xml:space="preserve">. </w:t>
            </w:r>
          </w:p>
          <w:tbl>
            <w:tblPr>
              <w:tblStyle w:val="ListTable3-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637"/>
              <w:gridCol w:w="8501"/>
            </w:tblGrid>
            <w:tr w:rsidR="00021446" w14:paraId="26719F06" w14:textId="40D74D0D" w:rsidTr="000214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7" w:type="pct"/>
                </w:tcPr>
                <w:p w14:paraId="3D082F7D" w14:textId="77777777" w:rsidR="00021446" w:rsidRDefault="00021446" w:rsidP="0019666A">
                  <w:pPr>
                    <w:spacing w:line="276" w:lineRule="auto"/>
                    <w:rPr>
                      <w:rFonts w:asciiTheme="minorHAnsi" w:hAnsiTheme="minorHAnsi" w:cs="Tahoma"/>
                      <w:sz w:val="22"/>
                      <w:szCs w:val="22"/>
                    </w:rPr>
                  </w:pPr>
                </w:p>
              </w:tc>
              <w:tc>
                <w:tcPr>
                  <w:tcW w:w="756" w:type="pct"/>
                </w:tcPr>
                <w:p w14:paraId="3455701A" w14:textId="72044C5E" w:rsidR="00021446" w:rsidRDefault="00021446" w:rsidP="0019666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927" w:type="pct"/>
                </w:tcPr>
                <w:p w14:paraId="4CBA6997" w14:textId="61BDA25B" w:rsidR="00021446" w:rsidRDefault="00021446" w:rsidP="0019666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Criteria</w:t>
                  </w:r>
                </w:p>
              </w:tc>
            </w:tr>
            <w:tr w:rsidR="00021446" w14:paraId="678756FB" w14:textId="6F8CCF8E" w:rsidTr="0002144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7" w:type="pct"/>
                </w:tcPr>
                <w:p w14:paraId="2A5ACD1E" w14:textId="6DCEB87D" w:rsidR="00021446" w:rsidRPr="001D3701" w:rsidRDefault="00021446" w:rsidP="00271FB8">
                  <w:pPr>
                    <w:pStyle w:val="ListParagraph"/>
                    <w:numPr>
                      <w:ilvl w:val="0"/>
                      <w:numId w:val="10"/>
                    </w:numPr>
                    <w:spacing w:line="276" w:lineRule="auto"/>
                    <w:rPr>
                      <w:rFonts w:asciiTheme="minorHAnsi" w:hAnsiTheme="minorHAnsi" w:cs="Tahoma"/>
                      <w:sz w:val="22"/>
                      <w:szCs w:val="22"/>
                    </w:rPr>
                  </w:pPr>
                </w:p>
              </w:tc>
              <w:tc>
                <w:tcPr>
                  <w:tcW w:w="756" w:type="pct"/>
                </w:tcPr>
                <w:p w14:paraId="2663D5AA" w14:textId="7E1297E9" w:rsidR="00021446" w:rsidRDefault="00021446"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927" w:type="pct"/>
                </w:tcPr>
                <w:p w14:paraId="5F0896A0" w14:textId="0A756724" w:rsidR="00021446" w:rsidRDefault="00021446" w:rsidP="00854DA7">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45A52">
                    <w:rPr>
                      <w:rFonts w:asciiTheme="minorHAnsi" w:hAnsiTheme="minorHAnsi" w:cs="Tahoma"/>
                      <w:sz w:val="22"/>
                      <w:szCs w:val="22"/>
                    </w:rPr>
                    <w:t xml:space="preserve">Existing overdue loans for </w:t>
                  </w:r>
                  <w:r w:rsidR="00854DA7">
                    <w:rPr>
                      <w:rFonts w:asciiTheme="minorHAnsi" w:hAnsiTheme="minorHAnsi" w:cs="Tahoma"/>
                      <w:sz w:val="22"/>
                      <w:szCs w:val="22"/>
                    </w:rPr>
                    <w:t>LLC</w:t>
                  </w:r>
                  <w:r w:rsidR="003D0BC5">
                    <w:rPr>
                      <w:rFonts w:asciiTheme="minorHAnsi" w:hAnsiTheme="minorHAnsi" w:cs="Tahoma"/>
                      <w:sz w:val="22"/>
                      <w:szCs w:val="22"/>
                    </w:rPr>
                    <w:t>/I-E</w:t>
                  </w:r>
                  <w:r w:rsidR="001D3701">
                    <w:rPr>
                      <w:rFonts w:asciiTheme="minorHAnsi" w:hAnsiTheme="minorHAnsi" w:cs="Tahoma"/>
                      <w:sz w:val="22"/>
                      <w:szCs w:val="22"/>
                    </w:rPr>
                    <w:t xml:space="preserve"> as of the time of application</w:t>
                  </w:r>
                </w:p>
              </w:tc>
            </w:tr>
            <w:tr w:rsidR="001D3701" w14:paraId="4A1C4D12" w14:textId="77777777" w:rsidTr="0019666A">
              <w:trPr>
                <w:trHeight w:val="70"/>
              </w:trPr>
              <w:tc>
                <w:tcPr>
                  <w:cnfStyle w:val="001000000000" w:firstRow="0" w:lastRow="0" w:firstColumn="1" w:lastColumn="0" w:oddVBand="0" w:evenVBand="0" w:oddHBand="0" w:evenHBand="0" w:firstRowFirstColumn="0" w:firstRowLastColumn="0" w:lastRowFirstColumn="0" w:lastRowLastColumn="0"/>
                  <w:tcW w:w="317" w:type="pct"/>
                </w:tcPr>
                <w:p w14:paraId="65B13BF4" w14:textId="77777777" w:rsidR="001D3701" w:rsidRPr="001D3701" w:rsidRDefault="001D3701" w:rsidP="00271FB8">
                  <w:pPr>
                    <w:pStyle w:val="ListParagraph"/>
                    <w:numPr>
                      <w:ilvl w:val="0"/>
                      <w:numId w:val="10"/>
                    </w:numPr>
                    <w:spacing w:line="276" w:lineRule="auto"/>
                    <w:rPr>
                      <w:rFonts w:asciiTheme="minorHAnsi" w:hAnsiTheme="minorHAnsi" w:cs="Tahoma"/>
                      <w:b w:val="0"/>
                      <w:bCs w:val="0"/>
                      <w:sz w:val="22"/>
                      <w:szCs w:val="22"/>
                    </w:rPr>
                  </w:pPr>
                </w:p>
              </w:tc>
              <w:tc>
                <w:tcPr>
                  <w:tcW w:w="756" w:type="pct"/>
                </w:tcPr>
                <w:p w14:paraId="5B55F3C7" w14:textId="2BECE147" w:rsidR="001D3701" w:rsidRDefault="001D3701" w:rsidP="0019666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927" w:type="pct"/>
                </w:tcPr>
                <w:p w14:paraId="0B7607F7" w14:textId="5502978F" w:rsidR="001D3701" w:rsidRPr="00E45A52" w:rsidRDefault="001D3701" w:rsidP="0019666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Existence of classified loans for </w:t>
                  </w:r>
                  <w:r w:rsidR="00854DA7">
                    <w:rPr>
                      <w:rFonts w:asciiTheme="minorHAnsi" w:hAnsiTheme="minorHAnsi" w:cs="Tahoma"/>
                      <w:sz w:val="22"/>
                      <w:szCs w:val="22"/>
                    </w:rPr>
                    <w:t>LLC/</w:t>
                  </w:r>
                  <w:r>
                    <w:rPr>
                      <w:rFonts w:asciiTheme="minorHAnsi" w:hAnsiTheme="minorHAnsi" w:cs="Tahoma"/>
                      <w:sz w:val="22"/>
                      <w:szCs w:val="22"/>
                    </w:rPr>
                    <w:t>I-E as of the time of application</w:t>
                  </w:r>
                </w:p>
              </w:tc>
            </w:tr>
            <w:tr w:rsidR="00021446" w14:paraId="56745268" w14:textId="051510F7" w:rsidTr="0002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3DC038A6" w14:textId="72630DEB" w:rsidR="00021446" w:rsidRPr="001D3701" w:rsidRDefault="00021446" w:rsidP="00271FB8">
                  <w:pPr>
                    <w:pStyle w:val="ListParagraph"/>
                    <w:numPr>
                      <w:ilvl w:val="0"/>
                      <w:numId w:val="10"/>
                    </w:numPr>
                    <w:spacing w:line="276" w:lineRule="auto"/>
                    <w:rPr>
                      <w:rFonts w:asciiTheme="minorHAnsi" w:hAnsiTheme="minorHAnsi" w:cs="Tahoma"/>
                      <w:sz w:val="22"/>
                      <w:szCs w:val="22"/>
                    </w:rPr>
                  </w:pPr>
                </w:p>
              </w:tc>
              <w:tc>
                <w:tcPr>
                  <w:tcW w:w="756" w:type="pct"/>
                </w:tcPr>
                <w:p w14:paraId="495DE5FF" w14:textId="10DD92B0" w:rsidR="00021446" w:rsidRDefault="00021446"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927" w:type="pct"/>
                </w:tcPr>
                <w:p w14:paraId="0EDD0245" w14:textId="3B671D1C" w:rsidR="00021446" w:rsidRDefault="003D0BC5"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Founder</w:t>
                  </w:r>
                  <w:r w:rsidR="00924E7F">
                    <w:rPr>
                      <w:rFonts w:asciiTheme="minorHAnsi" w:hAnsiTheme="minorHAnsi" w:cs="Tahoma"/>
                      <w:sz w:val="22"/>
                      <w:szCs w:val="22"/>
                    </w:rPr>
                    <w:t>/Applicant</w:t>
                  </w:r>
                  <w:r>
                    <w:rPr>
                      <w:rFonts w:asciiTheme="minorHAnsi" w:hAnsiTheme="minorHAnsi" w:cs="Tahoma"/>
                      <w:sz w:val="22"/>
                      <w:szCs w:val="22"/>
                    </w:rPr>
                    <w:t xml:space="preserve"> is rejected by personal </w:t>
                  </w:r>
                  <w:r w:rsidR="00924E7F">
                    <w:rPr>
                      <w:rFonts w:asciiTheme="minorHAnsi" w:hAnsiTheme="minorHAnsi" w:cs="Tahoma"/>
                      <w:sz w:val="22"/>
                      <w:szCs w:val="22"/>
                    </w:rPr>
                    <w:t>screening</w:t>
                  </w:r>
                  <w:r>
                    <w:rPr>
                      <w:rFonts w:asciiTheme="minorHAnsi" w:hAnsiTheme="minorHAnsi" w:cs="Tahoma"/>
                      <w:sz w:val="22"/>
                      <w:szCs w:val="22"/>
                    </w:rPr>
                    <w:t xml:space="preserve"> criteria</w:t>
                  </w:r>
                  <w:r w:rsidR="00924E7F">
                    <w:rPr>
                      <w:rFonts w:asciiTheme="minorHAnsi" w:hAnsiTheme="minorHAnsi" w:cs="Tahoma"/>
                      <w:sz w:val="22"/>
                      <w:szCs w:val="22"/>
                    </w:rPr>
                    <w:t xml:space="preserve"> (criteria are the same as for personal lending)</w:t>
                  </w:r>
                  <w:r>
                    <w:rPr>
                      <w:rFonts w:asciiTheme="minorHAnsi" w:hAnsiTheme="minorHAnsi" w:cs="Tahoma"/>
                      <w:sz w:val="22"/>
                      <w:szCs w:val="22"/>
                    </w:rPr>
                    <w:t>:</w:t>
                  </w:r>
                </w:p>
                <w:p w14:paraId="0AE76AAB" w14:textId="77777777" w:rsidR="003D0BC5" w:rsidRDefault="003D0BC5" w:rsidP="00271FB8">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Existing overdue loans,</w:t>
                  </w:r>
                </w:p>
                <w:p w14:paraId="02D72CC2" w14:textId="13DCCD1F" w:rsidR="00B22C23" w:rsidRDefault="00B22C23" w:rsidP="00271FB8">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Existing classified loans</w:t>
                  </w:r>
                </w:p>
                <w:p w14:paraId="1F1B732D" w14:textId="2E5291AF" w:rsidR="003D0BC5" w:rsidRPr="003D0BC5" w:rsidRDefault="003D0BC5" w:rsidP="00271FB8">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D0BC5">
                    <w:rPr>
                      <w:rFonts w:asciiTheme="minorHAnsi" w:hAnsiTheme="minorHAnsi" w:cs="Tahoma"/>
                      <w:sz w:val="22"/>
                      <w:szCs w:val="22"/>
                    </w:rPr>
                    <w:t>Other reasons</w:t>
                  </w:r>
                  <w:r>
                    <w:rPr>
                      <w:rFonts w:asciiTheme="minorHAnsi" w:hAnsiTheme="minorHAnsi" w:cs="Tahoma"/>
                      <w:sz w:val="22"/>
                      <w:szCs w:val="22"/>
                    </w:rPr>
                    <w:t xml:space="preserve"> per current logic of online scoring for individuals</w:t>
                  </w:r>
                </w:p>
                <w:p w14:paraId="250B8020" w14:textId="77777777" w:rsidR="003D0BC5" w:rsidRDefault="003D0BC5"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Exceptions are:</w:t>
                  </w:r>
                </w:p>
                <w:p w14:paraId="324D3198" w14:textId="59BB1071" w:rsidR="003D0BC5" w:rsidRPr="00C2405A" w:rsidRDefault="003D0BC5" w:rsidP="00271FB8">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Overloadedness of founder with loans</w:t>
                  </w:r>
                </w:p>
              </w:tc>
            </w:tr>
            <w:tr w:rsidR="003D0BC5" w14:paraId="747186B4" w14:textId="77777777" w:rsidTr="00021446">
              <w:tc>
                <w:tcPr>
                  <w:cnfStyle w:val="001000000000" w:firstRow="0" w:lastRow="0" w:firstColumn="1" w:lastColumn="0" w:oddVBand="0" w:evenVBand="0" w:oddHBand="0" w:evenHBand="0" w:firstRowFirstColumn="0" w:firstRowLastColumn="0" w:lastRowFirstColumn="0" w:lastRowLastColumn="0"/>
                  <w:tcW w:w="317" w:type="pct"/>
                </w:tcPr>
                <w:p w14:paraId="65C2DF34" w14:textId="45D38A3A" w:rsidR="003D0BC5" w:rsidRPr="001D3701" w:rsidRDefault="003D0BC5" w:rsidP="00271FB8">
                  <w:pPr>
                    <w:pStyle w:val="ListParagraph"/>
                    <w:numPr>
                      <w:ilvl w:val="0"/>
                      <w:numId w:val="10"/>
                    </w:numPr>
                    <w:spacing w:line="276" w:lineRule="auto"/>
                    <w:rPr>
                      <w:rFonts w:asciiTheme="minorHAnsi" w:hAnsiTheme="minorHAnsi" w:cs="Tahoma"/>
                      <w:sz w:val="22"/>
                      <w:szCs w:val="22"/>
                    </w:rPr>
                  </w:pPr>
                </w:p>
              </w:tc>
              <w:tc>
                <w:tcPr>
                  <w:tcW w:w="756" w:type="pct"/>
                </w:tcPr>
                <w:p w14:paraId="7FF9C120" w14:textId="2E3A1BAE" w:rsidR="003D0BC5" w:rsidRDefault="003D0BC5" w:rsidP="0019666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w:t>
                  </w:r>
                  <w:r w:rsidR="00063DDE">
                    <w:rPr>
                      <w:rFonts w:asciiTheme="minorHAnsi" w:hAnsiTheme="minorHAnsi" w:cs="Tahoma"/>
                      <w:sz w:val="22"/>
                      <w:szCs w:val="22"/>
                    </w:rPr>
                    <w:t>/Ekeng</w:t>
                  </w:r>
                </w:p>
              </w:tc>
              <w:tc>
                <w:tcPr>
                  <w:tcW w:w="3927" w:type="pct"/>
                </w:tcPr>
                <w:p w14:paraId="4B728912" w14:textId="77777777" w:rsidR="003D0BC5" w:rsidRDefault="00063DDE" w:rsidP="0019666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Status of SME or I/E:</w:t>
                  </w:r>
                </w:p>
                <w:p w14:paraId="4FFB86D9"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Closed</w:t>
                  </w:r>
                </w:p>
                <w:p w14:paraId="45092EFF" w14:textId="0069FA13"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063DDE">
                    <w:rPr>
                      <w:rFonts w:asciiTheme="minorHAnsi" w:hAnsiTheme="minorHAnsi" w:cs="Tahoma"/>
                      <w:sz w:val="22"/>
                      <w:szCs w:val="22"/>
                    </w:rPr>
                    <w:t>Dissolved</w:t>
                  </w:r>
                </w:p>
                <w:p w14:paraId="328865A6"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Suspended</w:t>
                  </w:r>
                </w:p>
                <w:p w14:paraId="2B953D9F"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Bankrupt</w:t>
                  </w:r>
                </w:p>
                <w:p w14:paraId="20EDA7FE"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Under bankruptcy</w:t>
                  </w:r>
                </w:p>
                <w:p w14:paraId="5B0B691E"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Liquidated</w:t>
                  </w:r>
                </w:p>
                <w:p w14:paraId="3DC729B6" w14:textId="77777777" w:rsid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Under liquidation</w:t>
                  </w:r>
                </w:p>
                <w:p w14:paraId="2B72F6C4" w14:textId="619F22C6" w:rsidR="00063DDE" w:rsidRPr="00063DDE" w:rsidRDefault="00063DDE" w:rsidP="00271FB8">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C2405A">
                    <w:rPr>
                      <w:rFonts w:asciiTheme="minorHAnsi" w:hAnsiTheme="minorHAnsi" w:cs="Tahoma"/>
                      <w:i/>
                      <w:sz w:val="22"/>
                      <w:szCs w:val="22"/>
                    </w:rPr>
                    <w:t>Etc</w:t>
                  </w:r>
                  <w:r w:rsidRPr="00C2405A">
                    <w:rPr>
                      <w:rFonts w:asciiTheme="minorHAnsi" w:hAnsiTheme="minorHAnsi" w:cs="Tahoma"/>
                      <w:sz w:val="22"/>
                      <w:szCs w:val="22"/>
                    </w:rPr>
                    <w:t>.</w:t>
                  </w:r>
                </w:p>
              </w:tc>
            </w:tr>
            <w:tr w:rsidR="00063DDE" w14:paraId="2EF363B8" w14:textId="77777777" w:rsidTr="00021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12AE1AEA" w14:textId="77777777" w:rsidR="00063DDE" w:rsidRPr="001D3701" w:rsidRDefault="00063DDE" w:rsidP="00271FB8">
                  <w:pPr>
                    <w:pStyle w:val="ListParagraph"/>
                    <w:numPr>
                      <w:ilvl w:val="0"/>
                      <w:numId w:val="10"/>
                    </w:numPr>
                    <w:spacing w:line="276" w:lineRule="auto"/>
                    <w:rPr>
                      <w:rFonts w:asciiTheme="minorHAnsi" w:hAnsiTheme="minorHAnsi" w:cs="Tahoma"/>
                      <w:b w:val="0"/>
                      <w:bCs w:val="0"/>
                      <w:sz w:val="22"/>
                      <w:szCs w:val="22"/>
                    </w:rPr>
                  </w:pPr>
                </w:p>
              </w:tc>
              <w:tc>
                <w:tcPr>
                  <w:tcW w:w="756" w:type="pct"/>
                </w:tcPr>
                <w:p w14:paraId="3C4B3835" w14:textId="7C263357" w:rsidR="00063DDE" w:rsidRDefault="00063DDE"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Registry/Ekeng</w:t>
                  </w:r>
                </w:p>
              </w:tc>
              <w:tc>
                <w:tcPr>
                  <w:tcW w:w="3927" w:type="pct"/>
                </w:tcPr>
                <w:p w14:paraId="7DE92269" w14:textId="00C6EA34" w:rsidR="00EE749A" w:rsidRPr="008C4125" w:rsidRDefault="00063DDE"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Market sector is in restricted list or blacklisted</w:t>
                  </w:r>
                  <w:r w:rsidR="00EE749A">
                    <w:rPr>
                      <w:rFonts w:asciiTheme="minorHAnsi" w:hAnsiTheme="minorHAnsi" w:cs="Tahoma"/>
                      <w:sz w:val="22"/>
                      <w:szCs w:val="22"/>
                    </w:rPr>
                    <w:t xml:space="preserve">. Data received from State Registry/ EKENG should be </w:t>
                  </w:r>
                  <w:r w:rsidR="00EE749A" w:rsidRPr="008C4125">
                    <w:rPr>
                      <w:rFonts w:asciiTheme="minorHAnsi" w:hAnsiTheme="minorHAnsi" w:cs="Tahoma"/>
                      <w:sz w:val="22"/>
                      <w:szCs w:val="22"/>
                    </w:rPr>
                    <w:t>checked with our blacklisted market sectors in ArmSoft.</w:t>
                  </w:r>
                </w:p>
                <w:p w14:paraId="2CB821BF" w14:textId="13609D8B" w:rsidR="00063DDE" w:rsidRPr="00063DDE" w:rsidRDefault="00063DDE" w:rsidP="00271FB8">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r w:rsidRPr="008C4125">
                    <w:rPr>
                      <w:rFonts w:asciiTheme="minorHAnsi" w:hAnsiTheme="minorHAnsi" w:cs="Tahoma"/>
                      <w:i/>
                      <w:sz w:val="22"/>
                      <w:szCs w:val="22"/>
                    </w:rPr>
                    <w:t>Define full list of restricted market sectors</w:t>
                  </w:r>
                </w:p>
              </w:tc>
            </w:tr>
          </w:tbl>
          <w:p w14:paraId="6BE0D279" w14:textId="6910D5FC" w:rsidR="00006A54" w:rsidRPr="00006A54" w:rsidRDefault="00006A54" w:rsidP="00006A54">
            <w:pPr>
              <w:spacing w:before="120" w:after="120" w:line="276" w:lineRule="auto"/>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C309D7" w:rsidRPr="004C5B21" w14:paraId="408BCF49" w14:textId="77777777" w:rsidTr="0002144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CD6A976"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422FD85A" w14:textId="77777777" w:rsidR="00C309D7" w:rsidRPr="004C5B21" w:rsidRDefault="00C309D7"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C309D7" w:rsidRPr="004C5B21" w14:paraId="1A296E4E" w14:textId="77777777" w:rsidTr="00021446">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4E9BEE26" w14:textId="77777777" w:rsidR="00C309D7" w:rsidRPr="004C5B21" w:rsidRDefault="00C309D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4F0BFE59" w14:textId="215753CC" w:rsidR="00C309D7" w:rsidRPr="00DE09CE" w:rsidRDefault="00EB2685" w:rsidP="00DE09C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DE09CE">
              <w:rPr>
                <w:rFonts w:asciiTheme="minorHAnsi" w:hAnsiTheme="minorHAnsi" w:cs="Tahoma"/>
                <w:sz w:val="22"/>
                <w:szCs w:val="22"/>
              </w:rPr>
              <w:t>If none of the above rejection criteria is met, then proceed to customer scoring.</w:t>
            </w:r>
          </w:p>
        </w:tc>
      </w:tr>
      <w:tr w:rsidR="00C309D7" w:rsidRPr="004C5B21" w14:paraId="633C8266" w14:textId="77777777" w:rsidTr="0002144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6E4126DF"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547D3A90" w14:textId="77777777" w:rsidR="00C309D7" w:rsidRPr="004C5B21" w:rsidRDefault="00C309D7"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C309D7" w:rsidRPr="004C5B21" w14:paraId="0381DC9D" w14:textId="77777777" w:rsidTr="00021446">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236365F6" w14:textId="77777777" w:rsidR="00C309D7" w:rsidRPr="004C5B21" w:rsidRDefault="00C309D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5C3E11EB" w14:textId="77777777" w:rsidR="0019666A" w:rsidRDefault="009605B1" w:rsidP="00DE09CE">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9605B1">
              <w:rPr>
                <w:rFonts w:asciiTheme="minorHAnsi" w:hAnsiTheme="minorHAnsi" w:cs="Arial"/>
                <w:b/>
                <w:sz w:val="22"/>
                <w:szCs w:val="22"/>
                <w:u w:val="single"/>
              </w:rPr>
              <w:t>Corporate SME classification:</w:t>
            </w:r>
            <w:r>
              <w:rPr>
                <w:rFonts w:asciiTheme="minorHAnsi" w:hAnsiTheme="minorHAnsi" w:cs="Arial"/>
                <w:sz w:val="22"/>
                <w:szCs w:val="22"/>
              </w:rPr>
              <w:t xml:space="preserve"> </w:t>
            </w:r>
            <w:r w:rsidR="00DE09CE">
              <w:rPr>
                <w:rFonts w:asciiTheme="minorHAnsi" w:hAnsiTheme="minorHAnsi" w:cs="Arial"/>
                <w:sz w:val="22"/>
                <w:szCs w:val="22"/>
              </w:rPr>
              <w:t xml:space="preserve">If customer meets corporate SME classification criteria (see below), then the case should be escalated to Corporate Department for processing outside SME lending application. </w:t>
            </w:r>
          </w:p>
          <w:p w14:paraId="0EC653F6" w14:textId="349AEBF2" w:rsidR="00C309D7" w:rsidRDefault="0019666A" w:rsidP="00271FB8">
            <w:pPr>
              <w:pStyle w:val="NormalWeb"/>
              <w:numPr>
                <w:ilvl w:val="0"/>
                <w:numId w:val="2"/>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System should show customer a message that they will be contacted by Bank.</w:t>
            </w:r>
          </w:p>
          <w:p w14:paraId="5C824F8B" w14:textId="580EBEBA" w:rsidR="00202F3A" w:rsidRPr="00637534" w:rsidRDefault="00202F3A" w:rsidP="00271FB8">
            <w:pPr>
              <w:pStyle w:val="NormalWeb"/>
              <w:numPr>
                <w:ilvl w:val="0"/>
                <w:numId w:val="2"/>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System also sends message to corporate department about the case and instruction to contact the customer.</w:t>
            </w:r>
          </w:p>
          <w:tbl>
            <w:tblPr>
              <w:tblStyle w:val="ListTable3-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1637"/>
              <w:gridCol w:w="8501"/>
            </w:tblGrid>
            <w:tr w:rsidR="009605B1" w14:paraId="1D5575DB" w14:textId="77777777" w:rsidTr="009605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7" w:type="pct"/>
                </w:tcPr>
                <w:p w14:paraId="78B0A5A8" w14:textId="77777777" w:rsidR="009605B1" w:rsidRDefault="009605B1" w:rsidP="0019666A">
                  <w:pPr>
                    <w:spacing w:line="276" w:lineRule="auto"/>
                    <w:rPr>
                      <w:rFonts w:asciiTheme="minorHAnsi" w:hAnsiTheme="minorHAnsi" w:cs="Tahoma"/>
                      <w:sz w:val="22"/>
                      <w:szCs w:val="22"/>
                    </w:rPr>
                  </w:pPr>
                </w:p>
              </w:tc>
              <w:tc>
                <w:tcPr>
                  <w:tcW w:w="756" w:type="pct"/>
                </w:tcPr>
                <w:p w14:paraId="2BD01E3C" w14:textId="77777777" w:rsidR="009605B1" w:rsidRDefault="009605B1" w:rsidP="0019666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927" w:type="pct"/>
                </w:tcPr>
                <w:p w14:paraId="6A24B58B" w14:textId="77777777" w:rsidR="009605B1" w:rsidRDefault="009605B1" w:rsidP="0019666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Criteria</w:t>
                  </w:r>
                </w:p>
              </w:tc>
            </w:tr>
            <w:tr w:rsidR="009605B1" w14:paraId="5948FF03" w14:textId="77777777" w:rsidTr="009605B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7" w:type="pct"/>
                </w:tcPr>
                <w:p w14:paraId="72971CA9" w14:textId="77777777" w:rsidR="009605B1" w:rsidRPr="001D3701" w:rsidRDefault="009605B1" w:rsidP="00271FB8">
                  <w:pPr>
                    <w:pStyle w:val="ListParagraph"/>
                    <w:numPr>
                      <w:ilvl w:val="0"/>
                      <w:numId w:val="11"/>
                    </w:numPr>
                    <w:spacing w:line="276" w:lineRule="auto"/>
                    <w:rPr>
                      <w:rFonts w:asciiTheme="minorHAnsi" w:hAnsiTheme="minorHAnsi" w:cs="Tahoma"/>
                      <w:sz w:val="22"/>
                      <w:szCs w:val="22"/>
                    </w:rPr>
                  </w:pPr>
                </w:p>
              </w:tc>
              <w:tc>
                <w:tcPr>
                  <w:tcW w:w="756" w:type="pct"/>
                </w:tcPr>
                <w:p w14:paraId="2A3371E3" w14:textId="58211A6B" w:rsidR="009605B1" w:rsidRDefault="009605B1"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927" w:type="pct"/>
                </w:tcPr>
                <w:p w14:paraId="12A4D9EC" w14:textId="5F7D2DBA" w:rsidR="009605B1" w:rsidRPr="001D43C4" w:rsidRDefault="00854DA7"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LLC/</w:t>
                  </w:r>
                  <w:r w:rsidR="009605B1" w:rsidRPr="001D43C4">
                    <w:rPr>
                      <w:rFonts w:asciiTheme="minorHAnsi" w:hAnsiTheme="minorHAnsi" w:cs="Tahoma"/>
                      <w:sz w:val="22"/>
                      <w:szCs w:val="22"/>
                    </w:rPr>
                    <w:t>I-E is classified as Corporate SME in ArmSoft (existing clients only)</w:t>
                  </w:r>
                </w:p>
              </w:tc>
            </w:tr>
            <w:tr w:rsidR="009605B1" w14:paraId="48794CD2" w14:textId="77777777" w:rsidTr="009605B1">
              <w:trPr>
                <w:trHeight w:val="70"/>
              </w:trPr>
              <w:tc>
                <w:tcPr>
                  <w:cnfStyle w:val="001000000000" w:firstRow="0" w:lastRow="0" w:firstColumn="1" w:lastColumn="0" w:oddVBand="0" w:evenVBand="0" w:oddHBand="0" w:evenHBand="0" w:firstRowFirstColumn="0" w:firstRowLastColumn="0" w:lastRowFirstColumn="0" w:lastRowLastColumn="0"/>
                  <w:tcW w:w="317" w:type="pct"/>
                </w:tcPr>
                <w:p w14:paraId="53F94ADF" w14:textId="77777777" w:rsidR="009605B1" w:rsidRPr="001D3701" w:rsidRDefault="009605B1" w:rsidP="00271FB8">
                  <w:pPr>
                    <w:pStyle w:val="ListParagraph"/>
                    <w:numPr>
                      <w:ilvl w:val="0"/>
                      <w:numId w:val="11"/>
                    </w:numPr>
                    <w:spacing w:line="276" w:lineRule="auto"/>
                    <w:rPr>
                      <w:rFonts w:asciiTheme="minorHAnsi" w:hAnsiTheme="minorHAnsi" w:cs="Tahoma"/>
                      <w:b w:val="0"/>
                      <w:bCs w:val="0"/>
                      <w:sz w:val="22"/>
                      <w:szCs w:val="22"/>
                    </w:rPr>
                  </w:pPr>
                </w:p>
              </w:tc>
              <w:tc>
                <w:tcPr>
                  <w:tcW w:w="756" w:type="pct"/>
                </w:tcPr>
                <w:p w14:paraId="1DBA2BCC" w14:textId="23E0D89E" w:rsidR="009605B1" w:rsidRDefault="009605B1" w:rsidP="0019666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927" w:type="pct"/>
                </w:tcPr>
                <w:p w14:paraId="0A2F0256" w14:textId="032D4172" w:rsidR="009605B1" w:rsidRPr="001D43C4" w:rsidRDefault="009605B1" w:rsidP="00085673">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D43C4">
                    <w:rPr>
                      <w:rFonts w:asciiTheme="minorHAnsi" w:hAnsiTheme="minorHAnsi" w:cs="Tahoma"/>
                      <w:sz w:val="22"/>
                      <w:szCs w:val="22"/>
                    </w:rPr>
                    <w:t xml:space="preserve">Total loans amount at all financial institutions is more than a configurable threshold (e.g. AMD </w:t>
                  </w:r>
                  <w:r w:rsidR="00085673" w:rsidRPr="001D43C4">
                    <w:rPr>
                      <w:rFonts w:asciiTheme="minorHAnsi" w:hAnsiTheme="minorHAnsi" w:cs="Tahoma"/>
                      <w:sz w:val="22"/>
                      <w:szCs w:val="22"/>
                    </w:rPr>
                    <w:t>250mln</w:t>
                  </w:r>
                  <w:r w:rsidRPr="001D43C4">
                    <w:rPr>
                      <w:rFonts w:asciiTheme="minorHAnsi" w:hAnsiTheme="minorHAnsi" w:cs="Tahoma"/>
                      <w:sz w:val="22"/>
                      <w:szCs w:val="22"/>
                    </w:rPr>
                    <w:t>)</w:t>
                  </w:r>
                </w:p>
              </w:tc>
            </w:tr>
            <w:tr w:rsidR="009605B1" w14:paraId="5D2E71EB" w14:textId="77777777" w:rsidTr="009605B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7" w:type="pct"/>
                </w:tcPr>
                <w:p w14:paraId="606BEC7B" w14:textId="77777777" w:rsidR="009605B1" w:rsidRPr="001D3701" w:rsidRDefault="009605B1" w:rsidP="00271FB8">
                  <w:pPr>
                    <w:pStyle w:val="ListParagraph"/>
                    <w:numPr>
                      <w:ilvl w:val="0"/>
                      <w:numId w:val="11"/>
                    </w:numPr>
                    <w:spacing w:line="276" w:lineRule="auto"/>
                    <w:rPr>
                      <w:rFonts w:asciiTheme="minorHAnsi" w:hAnsiTheme="minorHAnsi" w:cs="Tahoma"/>
                      <w:b w:val="0"/>
                      <w:bCs w:val="0"/>
                      <w:sz w:val="22"/>
                      <w:szCs w:val="22"/>
                    </w:rPr>
                  </w:pPr>
                </w:p>
              </w:tc>
              <w:tc>
                <w:tcPr>
                  <w:tcW w:w="756" w:type="pct"/>
                </w:tcPr>
                <w:p w14:paraId="275C1515" w14:textId="5CCD77DC" w:rsidR="009605B1" w:rsidRDefault="00A86C54" w:rsidP="001966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Application Form</w:t>
                  </w:r>
                </w:p>
              </w:tc>
              <w:tc>
                <w:tcPr>
                  <w:tcW w:w="3927" w:type="pct"/>
                </w:tcPr>
                <w:p w14:paraId="12A19DC6" w14:textId="60501E2C" w:rsidR="009605B1" w:rsidRPr="001D43C4" w:rsidRDefault="00854DA7" w:rsidP="00085673">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LLC/</w:t>
                  </w:r>
                  <w:r w:rsidR="009605B1" w:rsidRPr="001D43C4">
                    <w:rPr>
                      <w:rFonts w:asciiTheme="minorHAnsi" w:hAnsiTheme="minorHAnsi" w:cs="Tahoma"/>
                      <w:sz w:val="22"/>
                      <w:szCs w:val="22"/>
                    </w:rPr>
                    <w:t xml:space="preserve">I-E annual turnover amount is more than a configurable threshold (e.g. </w:t>
                  </w:r>
                  <w:r w:rsidR="00840D13" w:rsidRPr="001D43C4">
                    <w:rPr>
                      <w:rFonts w:asciiTheme="minorHAnsi" w:hAnsiTheme="minorHAnsi" w:cs="Tahoma"/>
                      <w:sz w:val="22"/>
                      <w:szCs w:val="22"/>
                    </w:rPr>
                    <w:t xml:space="preserve">AMD </w:t>
                  </w:r>
                  <w:r w:rsidR="00085673" w:rsidRPr="001D43C4">
                    <w:rPr>
                      <w:rFonts w:asciiTheme="minorHAnsi" w:hAnsiTheme="minorHAnsi" w:cs="Tahoma"/>
                      <w:sz w:val="22"/>
                      <w:szCs w:val="22"/>
                    </w:rPr>
                    <w:t xml:space="preserve"> 1 billion</w:t>
                  </w:r>
                  <w:r w:rsidR="00840D13" w:rsidRPr="001D43C4">
                    <w:rPr>
                      <w:rFonts w:asciiTheme="minorHAnsi" w:hAnsiTheme="minorHAnsi" w:cs="Tahoma"/>
                      <w:sz w:val="22"/>
                      <w:szCs w:val="22"/>
                    </w:rPr>
                    <w:t>)</w:t>
                  </w:r>
                </w:p>
              </w:tc>
            </w:tr>
          </w:tbl>
          <w:p w14:paraId="61909A71" w14:textId="605DEFD3" w:rsidR="009605B1" w:rsidRPr="004C5B21" w:rsidRDefault="009605B1" w:rsidP="00DE09CE">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p>
        </w:tc>
      </w:tr>
      <w:tr w:rsidR="00391970" w:rsidRPr="004C5B21" w14:paraId="2BD05D8D" w14:textId="77777777" w:rsidTr="0002144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43B032BF" w14:textId="77777777" w:rsidR="00391970" w:rsidRPr="008E2612" w:rsidRDefault="0039197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5997B38F" w14:textId="7D23630B" w:rsidR="00391970" w:rsidRPr="008E2612" w:rsidRDefault="00391970" w:rsidP="00391970">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u w:val="single"/>
              </w:rPr>
            </w:pPr>
            <w:r w:rsidRPr="008E2612">
              <w:rPr>
                <w:rFonts w:asciiTheme="minorHAnsi" w:hAnsiTheme="minorHAnsi" w:cs="Arial"/>
                <w:sz w:val="22"/>
                <w:szCs w:val="22"/>
                <w:u w:val="single"/>
              </w:rPr>
              <w:t>If loan application is submitted in branch, then Loan Officer should be able to initiate customer screening using ArmSoft to get the same results as in the case of online application submission.</w:t>
            </w:r>
          </w:p>
        </w:tc>
      </w:tr>
      <w:tr w:rsidR="00C309D7" w:rsidRPr="004C5B21" w14:paraId="47C8FD4C" w14:textId="77777777" w:rsidTr="00021446">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7F9144E" w14:textId="77777777" w:rsidR="00C309D7" w:rsidRPr="004C5B21" w:rsidRDefault="00C309D7"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gridSpan w:val="2"/>
            <w:shd w:val="clear" w:color="auto" w:fill="D9D9D9" w:themeFill="background1" w:themeFillShade="D9"/>
          </w:tcPr>
          <w:p w14:paraId="198CC0B1" w14:textId="77777777" w:rsidR="00C309D7" w:rsidRPr="004C5B21" w:rsidRDefault="00C309D7"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C309D7" w:rsidRPr="006C2D5F" w14:paraId="0E454E05" w14:textId="77777777" w:rsidTr="0002144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04AA32E4" w14:textId="77777777" w:rsidR="00C309D7" w:rsidRPr="004C5B21" w:rsidRDefault="00C309D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gridSpan w:val="2"/>
          </w:tcPr>
          <w:p w14:paraId="0AA8D35A" w14:textId="77777777" w:rsidR="00C309D7" w:rsidRPr="00085673" w:rsidRDefault="003A1F1C"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 xml:space="preserve">Loan application is rejected if any of the </w:t>
            </w:r>
            <w:r w:rsidR="00DE09CE">
              <w:rPr>
                <w:rFonts w:asciiTheme="minorHAnsi" w:hAnsiTheme="minorHAnsi" w:cs="Tahoma"/>
                <w:sz w:val="22"/>
                <w:szCs w:val="22"/>
              </w:rPr>
              <w:t>above rejection</w:t>
            </w:r>
            <w:r>
              <w:rPr>
                <w:rFonts w:asciiTheme="minorHAnsi" w:hAnsiTheme="minorHAnsi" w:cs="Tahoma"/>
                <w:sz w:val="22"/>
                <w:szCs w:val="22"/>
              </w:rPr>
              <w:t xml:space="preserve"> criteria is met.</w:t>
            </w:r>
            <w:r w:rsidR="00085673">
              <w:rPr>
                <w:rFonts w:asciiTheme="minorHAnsi" w:hAnsiTheme="minorHAnsi" w:cs="Tahoma"/>
                <w:sz w:val="22"/>
                <w:szCs w:val="22"/>
              </w:rPr>
              <w:t xml:space="preserve"> </w:t>
            </w:r>
          </w:p>
          <w:p w14:paraId="3B3C8A22" w14:textId="77777777" w:rsidR="00056E0B" w:rsidRPr="00056E0B" w:rsidRDefault="00085673"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commentRangeStart w:id="44"/>
            <w:r>
              <w:rPr>
                <w:rFonts w:asciiTheme="minorHAnsi" w:hAnsiTheme="minorHAnsi" w:cs="Tahoma"/>
                <w:sz w:val="22"/>
                <w:szCs w:val="22"/>
              </w:rPr>
              <w:t>Rejection messages should be specific for each rejection reason.</w:t>
            </w:r>
            <w:r w:rsidR="00B5750B">
              <w:rPr>
                <w:rFonts w:asciiTheme="minorHAnsi" w:hAnsiTheme="minorHAnsi" w:cs="Tahoma"/>
                <w:sz w:val="22"/>
                <w:szCs w:val="22"/>
              </w:rPr>
              <w:t xml:space="preserve"> </w:t>
            </w:r>
            <w:r w:rsidR="00A31B19">
              <w:rPr>
                <w:rFonts w:ascii="Sylfaen" w:hAnsi="Sylfaen" w:cs="Tahoma"/>
                <w:i/>
                <w:sz w:val="22"/>
                <w:szCs w:val="22"/>
                <w:lang w:val="hy-AM"/>
              </w:rPr>
              <w:t xml:space="preserve"> </w:t>
            </w:r>
            <w:commentRangeEnd w:id="44"/>
            <w:r w:rsidR="00056E0B">
              <w:rPr>
                <w:rStyle w:val="CommentReference"/>
              </w:rPr>
              <w:commentReference w:id="44"/>
            </w:r>
          </w:p>
          <w:p w14:paraId="26C0737D" w14:textId="70AB66E5" w:rsidR="008339F7"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sz w:val="22"/>
                <w:szCs w:val="22"/>
              </w:rPr>
              <w:t>The messages should be the same as on registration page if it</w:t>
            </w:r>
            <w:r w:rsidR="002F410F">
              <w:rPr>
                <w:rFonts w:asciiTheme="minorHAnsi" w:hAnsiTheme="minorHAnsi" w:cs="Tahoma"/>
                <w:sz w:val="22"/>
                <w:szCs w:val="22"/>
              </w:rPr>
              <w:t xml:space="preserve">’s repeated </w:t>
            </w:r>
            <w:r>
              <w:rPr>
                <w:rFonts w:asciiTheme="minorHAnsi" w:hAnsiTheme="minorHAnsi" w:cs="Tahoma"/>
                <w:sz w:val="22"/>
                <w:szCs w:val="22"/>
              </w:rPr>
              <w:t>here.</w:t>
            </w:r>
            <w:r>
              <w:rPr>
                <w:rFonts w:asciiTheme="minorHAnsi" w:hAnsiTheme="minorHAnsi" w:cs="Arial"/>
                <w:sz w:val="22"/>
                <w:szCs w:val="22"/>
              </w:rPr>
              <w:t xml:space="preserve"> </w:t>
            </w:r>
          </w:p>
          <w:p w14:paraId="7C74558D" w14:textId="1BBFAD64" w:rsidR="008339F7" w:rsidRPr="008339F7"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i/>
                <w:sz w:val="22"/>
                <w:szCs w:val="22"/>
              </w:rPr>
              <w:t>Rejection message 1</w:t>
            </w:r>
            <w:r w:rsidRPr="008339F7">
              <w:rPr>
                <w:rFonts w:ascii="Sylfaen" w:hAnsi="Sylfaen" w:cs="Tahoma"/>
                <w:i/>
                <w:sz w:val="22"/>
                <w:szCs w:val="22"/>
                <w:lang w:val="hy-AM"/>
              </w:rPr>
              <w:t>:  Ն</w:t>
            </w:r>
            <w:r>
              <w:rPr>
                <w:rFonts w:ascii="Sylfaen" w:hAnsi="Sylfaen" w:cs="Tahoma"/>
                <w:i/>
                <w:sz w:val="22"/>
                <w:szCs w:val="22"/>
                <w:lang w:val="hy-AM"/>
              </w:rPr>
              <w:t>ման ՀՎՀՀ գոյություն չունի</w:t>
            </w:r>
          </w:p>
          <w:p w14:paraId="3A8DD180" w14:textId="01E58B7D" w:rsidR="008339F7" w:rsidRPr="008339F7"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Tahoma"/>
                <w:i/>
                <w:sz w:val="22"/>
                <w:szCs w:val="22"/>
              </w:rPr>
              <w:t>Rejection message 2:</w:t>
            </w:r>
            <w:r>
              <w:t xml:space="preserve"> </w:t>
            </w:r>
            <w:r w:rsidRPr="008339F7">
              <w:rPr>
                <w:rFonts w:ascii="Sylfaen" w:hAnsi="Sylfaen" w:cs="Tahoma"/>
                <w:i/>
                <w:sz w:val="22"/>
                <w:szCs w:val="22"/>
                <w:lang w:val="hy-AM"/>
              </w:rPr>
              <w:t xml:space="preserve">Ձեր նշած գումարը գերազանցում է օնլայն վարկի պայմաններով սահմանված </w:t>
            </w:r>
            <w:r w:rsidR="00723A9C" w:rsidRPr="008339F7">
              <w:rPr>
                <w:rFonts w:ascii="Sylfaen" w:hAnsi="Sylfaen" w:cs="Tahoma"/>
                <w:i/>
                <w:sz w:val="22"/>
                <w:szCs w:val="22"/>
                <w:lang w:val="hy-AM"/>
              </w:rPr>
              <w:t>առավելագույն</w:t>
            </w:r>
            <w:r w:rsidRPr="008339F7">
              <w:rPr>
                <w:rFonts w:ascii="Sylfaen" w:hAnsi="Sylfaen" w:cs="Tahoma"/>
                <w:i/>
                <w:sz w:val="22"/>
                <w:szCs w:val="22"/>
                <w:lang w:val="hy-AM"/>
              </w:rPr>
              <w:t xml:space="preserve"> չափը</w:t>
            </w:r>
            <w:r w:rsidR="00AF562B">
              <w:rPr>
                <w:rFonts w:ascii="Sylfaen" w:hAnsi="Sylfaen" w:cs="Tahoma"/>
                <w:i/>
                <w:sz w:val="22"/>
                <w:szCs w:val="22"/>
              </w:rPr>
              <w:t>:</w:t>
            </w:r>
            <w:r w:rsidR="00AF562B" w:rsidRPr="008339F7">
              <w:rPr>
                <w:rFonts w:ascii="Sylfaen" w:hAnsi="Sylfaen" w:cs="Tahoma"/>
                <w:i/>
                <w:sz w:val="22"/>
                <w:szCs w:val="22"/>
                <w:lang w:val="hy-AM"/>
              </w:rPr>
              <w:t xml:space="preserve"> </w:t>
            </w:r>
            <w:r w:rsidR="004C2131">
              <w:rPr>
                <w:rFonts w:ascii="Sylfaen" w:hAnsi="Sylfaen" w:cs="Tahoma"/>
                <w:i/>
                <w:sz w:val="22"/>
                <w:szCs w:val="22"/>
                <w:lang w:val="hy-AM"/>
              </w:rPr>
              <w:t xml:space="preserve">Ձեր դիմումին սահմանված </w:t>
            </w:r>
            <w:r w:rsidR="00CA5DAF">
              <w:rPr>
                <w:rFonts w:ascii="Sylfaen" w:hAnsi="Sylfaen" w:cs="Tahoma"/>
                <w:i/>
                <w:sz w:val="22"/>
                <w:szCs w:val="22"/>
                <w:lang w:val="hy-AM"/>
              </w:rPr>
              <w:t>ընթացակարգով ընթացք տալու համար</w:t>
            </w:r>
            <w:r w:rsidR="004C2131">
              <w:rPr>
                <w:rFonts w:ascii="Sylfaen" w:hAnsi="Sylfaen" w:cs="Tahoma"/>
                <w:i/>
                <w:sz w:val="22"/>
                <w:szCs w:val="22"/>
                <w:lang w:val="hy-AM"/>
              </w:rPr>
              <w:t xml:space="preserve"> </w:t>
            </w:r>
            <w:r w:rsidRPr="008339F7">
              <w:rPr>
                <w:rFonts w:ascii="Sylfaen" w:hAnsi="Sylfaen" w:cs="Tahoma"/>
                <w:i/>
                <w:sz w:val="22"/>
                <w:szCs w:val="22"/>
                <w:lang w:val="hy-AM"/>
              </w:rPr>
              <w:t>խնդրում ենք լրացնել համապատասխան</w:t>
            </w:r>
            <w:r>
              <w:rPr>
                <w:rFonts w:ascii="Sylfaen" w:hAnsi="Sylfaen" w:cs="Tahoma"/>
                <w:i/>
                <w:sz w:val="22"/>
                <w:szCs w:val="22"/>
                <w:lang w:val="hy-AM"/>
              </w:rPr>
              <w:t xml:space="preserve"> լրացուցիչ</w:t>
            </w:r>
            <w:r w:rsidR="00056E0B">
              <w:rPr>
                <w:rFonts w:ascii="Sylfaen" w:hAnsi="Sylfaen" w:cs="Tahoma"/>
                <w:i/>
                <w:sz w:val="22"/>
                <w:szCs w:val="22"/>
                <w:lang w:val="hy-AM"/>
              </w:rPr>
              <w:t xml:space="preserve"> դաշտերը</w:t>
            </w:r>
            <w:r w:rsidRPr="008339F7">
              <w:rPr>
                <w:rFonts w:ascii="Sylfaen" w:hAnsi="Sylfaen" w:cs="Tahoma"/>
                <w:i/>
                <w:sz w:val="22"/>
                <w:szCs w:val="22"/>
                <w:lang w:val="hy-AM"/>
              </w:rPr>
              <w:t>:</w:t>
            </w:r>
            <w:r>
              <w:rPr>
                <w:rFonts w:ascii="Sylfaen" w:hAnsi="Sylfaen" w:cs="Tahoma"/>
                <w:i/>
                <w:sz w:val="22"/>
                <w:szCs w:val="22"/>
                <w:lang w:val="hy-AM"/>
              </w:rPr>
              <w:t xml:space="preserve"> </w:t>
            </w:r>
          </w:p>
          <w:p w14:paraId="70F68BFB" w14:textId="7CC0D401" w:rsidR="008339F7" w:rsidRPr="008339F7"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i/>
                <w:sz w:val="22"/>
                <w:szCs w:val="22"/>
                <w:lang w:val="hy-AM"/>
              </w:rPr>
            </w:pPr>
            <w:r w:rsidRPr="008339F7">
              <w:rPr>
                <w:rFonts w:ascii="Sylfaen" w:hAnsi="Sylfaen" w:cs="Tahoma"/>
                <w:i/>
                <w:sz w:val="22"/>
                <w:szCs w:val="22"/>
                <w:lang w:val="hy-AM"/>
              </w:rPr>
              <w:t xml:space="preserve">Լրացնելուց </w:t>
            </w:r>
            <w:r>
              <w:rPr>
                <w:rFonts w:ascii="Sylfaen" w:hAnsi="Sylfaen" w:cs="Tahoma"/>
                <w:i/>
                <w:sz w:val="22"/>
                <w:szCs w:val="22"/>
                <w:lang w:val="hy-AM"/>
              </w:rPr>
              <w:t xml:space="preserve">հետո հաղորդագրություն: Ձեր վարկային </w:t>
            </w:r>
            <w:r w:rsidR="008B0492">
              <w:rPr>
                <w:rFonts w:ascii="Sylfaen" w:hAnsi="Sylfaen" w:cs="Tahoma"/>
                <w:i/>
                <w:sz w:val="22"/>
                <w:szCs w:val="22"/>
                <w:lang w:val="hy-AM"/>
              </w:rPr>
              <w:t xml:space="preserve">հայտն </w:t>
            </w:r>
            <w:r>
              <w:rPr>
                <w:rFonts w:ascii="Sylfaen" w:hAnsi="Sylfaen" w:cs="Tahoma"/>
                <w:i/>
                <w:sz w:val="22"/>
                <w:szCs w:val="22"/>
                <w:lang w:val="hy-AM"/>
              </w:rPr>
              <w:t>ընդունված է</w:t>
            </w:r>
            <w:r w:rsidR="00AF562B">
              <w:rPr>
                <w:rFonts w:ascii="Sylfaen" w:hAnsi="Sylfaen" w:cs="Tahoma"/>
                <w:i/>
                <w:sz w:val="22"/>
                <w:szCs w:val="22"/>
              </w:rPr>
              <w:t>.</w:t>
            </w:r>
            <w:r w:rsidR="00AF562B">
              <w:rPr>
                <w:rFonts w:ascii="Sylfaen" w:hAnsi="Sylfaen" w:cs="Tahoma"/>
                <w:i/>
                <w:sz w:val="22"/>
                <w:szCs w:val="22"/>
                <w:lang w:val="hy-AM"/>
              </w:rPr>
              <w:t xml:space="preserve"> </w:t>
            </w:r>
            <w:r>
              <w:rPr>
                <w:rFonts w:ascii="Sylfaen" w:hAnsi="Sylfaen" w:cs="Tahoma"/>
                <w:i/>
                <w:sz w:val="22"/>
                <w:szCs w:val="22"/>
                <w:lang w:val="hy-AM"/>
              </w:rPr>
              <w:t xml:space="preserve">այն </w:t>
            </w:r>
            <w:r w:rsidR="00AF562B">
              <w:rPr>
                <w:rFonts w:ascii="Sylfaen" w:hAnsi="Sylfaen" w:cs="Tahoma"/>
                <w:i/>
                <w:sz w:val="22"/>
                <w:szCs w:val="22"/>
                <w:lang w:val="hy-AM"/>
              </w:rPr>
              <w:t>կուսումնասիր</w:t>
            </w:r>
            <w:r w:rsidR="00AF562B">
              <w:rPr>
                <w:rFonts w:ascii="Sylfaen" w:hAnsi="Sylfaen" w:cs="Tahoma"/>
                <w:i/>
                <w:sz w:val="22"/>
                <w:szCs w:val="22"/>
              </w:rPr>
              <w:t>ենք</w:t>
            </w:r>
            <w:r w:rsidR="00AF562B">
              <w:rPr>
                <w:rFonts w:ascii="Sylfaen" w:hAnsi="Sylfaen" w:cs="Tahoma"/>
                <w:i/>
                <w:sz w:val="22"/>
                <w:szCs w:val="22"/>
                <w:lang w:val="hy-AM"/>
              </w:rPr>
              <w:t xml:space="preserve"> </w:t>
            </w:r>
            <w:r>
              <w:rPr>
                <w:rFonts w:ascii="Sylfaen" w:hAnsi="Sylfaen" w:cs="Tahoma"/>
                <w:i/>
                <w:sz w:val="22"/>
                <w:szCs w:val="22"/>
                <w:lang w:val="hy-AM"/>
              </w:rPr>
              <w:t xml:space="preserve">և Ձեզ հետ կապ </w:t>
            </w:r>
            <w:r w:rsidR="00AF562B">
              <w:rPr>
                <w:rFonts w:ascii="Sylfaen" w:hAnsi="Sylfaen" w:cs="Tahoma"/>
                <w:i/>
                <w:sz w:val="22"/>
                <w:szCs w:val="22"/>
                <w:lang w:val="hy-AM"/>
              </w:rPr>
              <w:t>կհաստատ</w:t>
            </w:r>
            <w:r w:rsidR="00AF562B">
              <w:rPr>
                <w:rFonts w:ascii="Sylfaen" w:hAnsi="Sylfaen" w:cs="Tahoma"/>
                <w:i/>
                <w:sz w:val="22"/>
                <w:szCs w:val="22"/>
              </w:rPr>
              <w:t>ենք</w:t>
            </w:r>
            <w:r w:rsidR="00AF562B">
              <w:rPr>
                <w:rFonts w:ascii="Sylfaen" w:hAnsi="Sylfaen" w:cs="Tahoma"/>
                <w:i/>
                <w:sz w:val="22"/>
                <w:szCs w:val="22"/>
                <w:lang w:val="hy-AM"/>
              </w:rPr>
              <w:t xml:space="preserve"> </w:t>
            </w:r>
            <w:r>
              <w:rPr>
                <w:rFonts w:ascii="Sylfaen" w:hAnsi="Sylfaen" w:cs="Tahoma"/>
                <w:i/>
                <w:sz w:val="22"/>
                <w:szCs w:val="22"/>
                <w:lang w:val="hy-AM"/>
              </w:rPr>
              <w:t xml:space="preserve">1 աշխատանքային օրվա ընթացքում: </w:t>
            </w:r>
            <w:r w:rsidR="00311FC1">
              <w:rPr>
                <w:rFonts w:ascii="Sylfaen" w:hAnsi="Sylfaen" w:cs="Tahoma"/>
                <w:i/>
                <w:sz w:val="22"/>
                <w:szCs w:val="22"/>
                <w:lang w:val="hy-AM"/>
              </w:rPr>
              <w:t>Շնորհակալություն</w:t>
            </w:r>
            <w:r w:rsidR="008B0492">
              <w:rPr>
                <w:rFonts w:ascii="Sylfaen" w:hAnsi="Sylfaen" w:cs="Tahoma"/>
                <w:i/>
                <w:sz w:val="22"/>
                <w:szCs w:val="22"/>
                <w:lang w:val="hy-AM"/>
              </w:rPr>
              <w:t>:</w:t>
            </w:r>
          </w:p>
          <w:p w14:paraId="651227AF" w14:textId="77777777" w:rsidR="00AF562B" w:rsidRPr="000819B2" w:rsidRDefault="008339F7" w:rsidP="006C2D5F">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lang w:val="hy-AM"/>
              </w:rPr>
            </w:pPr>
            <w:r w:rsidRPr="00311FC1">
              <w:rPr>
                <w:rFonts w:asciiTheme="minorHAnsi" w:hAnsiTheme="minorHAnsi" w:cs="Tahoma"/>
                <w:i/>
                <w:sz w:val="22"/>
                <w:szCs w:val="22"/>
                <w:lang w:val="hy-AM"/>
              </w:rPr>
              <w:t xml:space="preserve">Rejection message 3: </w:t>
            </w:r>
            <w:r w:rsidR="00AF562B" w:rsidRPr="00311FC1">
              <w:rPr>
                <w:rFonts w:ascii="Sylfaen" w:hAnsi="Sylfaen" w:cs="Tahoma"/>
                <w:i/>
                <w:sz w:val="22"/>
                <w:szCs w:val="22"/>
                <w:lang w:val="hy-AM"/>
              </w:rPr>
              <w:t xml:space="preserve">Հաշվի առնելով Ձեր </w:t>
            </w:r>
            <w:r w:rsidR="00AF562B">
              <w:rPr>
                <w:rFonts w:ascii="Sylfaen" w:hAnsi="Sylfaen" w:cs="Tahoma"/>
                <w:i/>
                <w:sz w:val="22"/>
                <w:szCs w:val="22"/>
                <w:lang w:val="hy-AM"/>
              </w:rPr>
              <w:t xml:space="preserve">բիզնեսի տարեկան </w:t>
            </w:r>
            <w:r w:rsidR="00AF562B" w:rsidRPr="00311FC1">
              <w:rPr>
                <w:rFonts w:ascii="Sylfaen" w:hAnsi="Sylfaen" w:cs="Tahoma"/>
                <w:i/>
                <w:sz w:val="22"/>
                <w:szCs w:val="22"/>
                <w:lang w:val="hy-AM"/>
              </w:rPr>
              <w:t xml:space="preserve">շրջանառության չափը` </w:t>
            </w:r>
            <w:r w:rsidR="00AF562B" w:rsidRPr="000819B2">
              <w:rPr>
                <w:rFonts w:ascii="Sylfaen" w:hAnsi="Sylfaen" w:cs="Tahoma"/>
                <w:i/>
                <w:sz w:val="22"/>
                <w:szCs w:val="22"/>
                <w:lang w:val="hy-AM"/>
              </w:rPr>
              <w:t xml:space="preserve">x աշխատանքային օրվա ընթացքում </w:t>
            </w:r>
            <w:r w:rsidR="00AF562B" w:rsidRPr="00311FC1">
              <w:rPr>
                <w:rFonts w:ascii="Sylfaen" w:hAnsi="Sylfaen" w:cs="Tahoma"/>
                <w:i/>
                <w:sz w:val="22"/>
                <w:szCs w:val="22"/>
                <w:lang w:val="hy-AM"/>
              </w:rPr>
              <w:t>Ձեզ հետ կապ կհաստատի Բանկի համապատասխան ստորաբաժան</w:t>
            </w:r>
            <w:r w:rsidR="00AF562B" w:rsidRPr="000819B2">
              <w:rPr>
                <w:rFonts w:ascii="Sylfaen" w:hAnsi="Sylfaen" w:cs="Tahoma"/>
                <w:i/>
                <w:sz w:val="22"/>
                <w:szCs w:val="22"/>
                <w:lang w:val="hy-AM"/>
              </w:rPr>
              <w:t>ման աշխատակիցը՝ վարկային հայտին ընթացք տալու համար</w:t>
            </w:r>
            <w:r w:rsidR="00AF562B" w:rsidRPr="00311FC1">
              <w:rPr>
                <w:rFonts w:ascii="Sylfaen" w:hAnsi="Sylfaen" w:cs="Tahoma"/>
                <w:i/>
                <w:sz w:val="22"/>
                <w:szCs w:val="22"/>
                <w:lang w:val="hy-AM"/>
              </w:rPr>
              <w:t xml:space="preserve">: </w:t>
            </w:r>
            <w:r w:rsidR="00AF562B">
              <w:rPr>
                <w:rFonts w:ascii="Sylfaen" w:hAnsi="Sylfaen" w:cs="Tahoma"/>
                <w:i/>
                <w:sz w:val="22"/>
                <w:szCs w:val="22"/>
                <w:lang w:val="hy-AM"/>
              </w:rPr>
              <w:t>Շնորհակալություն:</w:t>
            </w:r>
          </w:p>
          <w:p w14:paraId="42A0D847" w14:textId="3474D46C" w:rsidR="008339F7" w:rsidRPr="00311FC1"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hy-AM"/>
              </w:rPr>
            </w:pPr>
            <w:r w:rsidRPr="00311FC1">
              <w:rPr>
                <w:rFonts w:asciiTheme="minorHAnsi" w:hAnsiTheme="minorHAnsi" w:cs="Tahoma"/>
                <w:i/>
                <w:sz w:val="22"/>
                <w:szCs w:val="22"/>
                <w:lang w:val="hy-AM"/>
              </w:rPr>
              <w:t xml:space="preserve">Rejection message </w:t>
            </w:r>
            <w:r w:rsidR="00311FC1">
              <w:rPr>
                <w:rFonts w:ascii="Sylfaen" w:hAnsi="Sylfaen" w:cs="Tahoma"/>
                <w:i/>
                <w:sz w:val="22"/>
                <w:szCs w:val="22"/>
                <w:lang w:val="hy-AM"/>
              </w:rPr>
              <w:t xml:space="preserve">4: </w:t>
            </w:r>
            <w:r w:rsidR="00FA00AD">
              <w:rPr>
                <w:rFonts w:ascii="Sylfaen" w:hAnsi="Sylfaen" w:cs="Tahoma"/>
                <w:i/>
                <w:sz w:val="22"/>
                <w:szCs w:val="22"/>
                <w:lang w:val="hy-AM"/>
              </w:rPr>
              <w:t xml:space="preserve">Ձեր վարկային </w:t>
            </w:r>
            <w:r w:rsidR="008B0492">
              <w:rPr>
                <w:rFonts w:ascii="Sylfaen" w:hAnsi="Sylfaen" w:cs="Tahoma"/>
                <w:i/>
                <w:sz w:val="22"/>
                <w:szCs w:val="22"/>
                <w:lang w:val="hy-AM"/>
              </w:rPr>
              <w:t xml:space="preserve">հայտը </w:t>
            </w:r>
            <w:r w:rsidR="00FA00AD">
              <w:rPr>
                <w:rFonts w:ascii="Sylfaen" w:hAnsi="Sylfaen" w:cs="Tahoma"/>
                <w:i/>
                <w:sz w:val="22"/>
                <w:szCs w:val="22"/>
                <w:lang w:val="hy-AM"/>
              </w:rPr>
              <w:t>մերժվել է</w:t>
            </w:r>
            <w:r w:rsidR="001B02C5" w:rsidRPr="001B02C5">
              <w:rPr>
                <w:rFonts w:ascii="Sylfaen" w:hAnsi="Sylfaen" w:cs="Tahoma"/>
                <w:i/>
                <w:sz w:val="22"/>
                <w:szCs w:val="22"/>
                <w:lang w:val="hy-AM"/>
              </w:rPr>
              <w:t>`</w:t>
            </w:r>
            <w:r w:rsidR="00FA00AD" w:rsidRPr="005E7651">
              <w:rPr>
                <w:rFonts w:ascii="Sylfaen" w:hAnsi="Sylfaen" w:cs="Tahoma"/>
                <w:i/>
                <w:sz w:val="22"/>
                <w:szCs w:val="22"/>
                <w:lang w:val="hy-AM"/>
              </w:rPr>
              <w:t xml:space="preserve"> </w:t>
            </w:r>
            <w:r w:rsidR="00FA00AD">
              <w:rPr>
                <w:rFonts w:ascii="Sylfaen" w:hAnsi="Sylfaen" w:cs="Tahoma"/>
                <w:i/>
                <w:sz w:val="22"/>
                <w:szCs w:val="22"/>
                <w:lang w:val="hy-AM"/>
              </w:rPr>
              <w:t>հաշվի առնելով Ձեր գործունեության ոլորտը</w:t>
            </w:r>
            <w:r w:rsidR="00311FC1" w:rsidRPr="00311FC1">
              <w:rPr>
                <w:rFonts w:ascii="Sylfaen" w:hAnsi="Sylfaen" w:cs="Tahoma"/>
                <w:i/>
                <w:sz w:val="22"/>
                <w:szCs w:val="22"/>
                <w:lang w:val="hy-AM"/>
              </w:rPr>
              <w:t>:</w:t>
            </w:r>
          </w:p>
          <w:p w14:paraId="49FF05EF" w14:textId="01060669" w:rsidR="008339F7" w:rsidRPr="00CD3EE8" w:rsidRDefault="008339F7" w:rsidP="00271FB8">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hy-AM"/>
              </w:rPr>
            </w:pPr>
            <w:r w:rsidRPr="00CD3EE8">
              <w:rPr>
                <w:rFonts w:asciiTheme="minorHAnsi" w:hAnsiTheme="minorHAnsi" w:cs="Tahoma"/>
                <w:i/>
                <w:sz w:val="22"/>
                <w:szCs w:val="22"/>
                <w:lang w:val="hy-AM"/>
              </w:rPr>
              <w:t xml:space="preserve">Rejection </w:t>
            </w:r>
            <w:r w:rsidR="00311FC1" w:rsidRPr="00CD3EE8">
              <w:rPr>
                <w:rFonts w:asciiTheme="minorHAnsi" w:hAnsiTheme="minorHAnsi" w:cs="Tahoma"/>
                <w:i/>
                <w:sz w:val="22"/>
                <w:szCs w:val="22"/>
                <w:lang w:val="hy-AM"/>
              </w:rPr>
              <w:t>message 5:</w:t>
            </w:r>
            <w:r w:rsidR="00311FC1">
              <w:rPr>
                <w:rFonts w:ascii="Sylfaen" w:hAnsi="Sylfaen" w:cs="Tahoma"/>
                <w:i/>
                <w:sz w:val="22"/>
                <w:szCs w:val="22"/>
                <w:lang w:val="hy-AM"/>
              </w:rPr>
              <w:t xml:space="preserve"> </w:t>
            </w:r>
            <w:r w:rsidR="00CD3EE8">
              <w:rPr>
                <w:rFonts w:ascii="Sylfaen" w:hAnsi="Sylfaen" w:cs="Tahoma"/>
                <w:i/>
                <w:sz w:val="22"/>
                <w:szCs w:val="22"/>
                <w:lang w:val="hy-AM"/>
              </w:rPr>
              <w:t xml:space="preserve">Ձեր վարկային </w:t>
            </w:r>
            <w:r w:rsidR="008B0492">
              <w:rPr>
                <w:rFonts w:ascii="Sylfaen" w:hAnsi="Sylfaen" w:cs="Tahoma"/>
                <w:i/>
                <w:sz w:val="22"/>
                <w:szCs w:val="22"/>
                <w:lang w:val="hy-AM"/>
              </w:rPr>
              <w:t xml:space="preserve">հայտը </w:t>
            </w:r>
            <w:r w:rsidR="00CD3EE8">
              <w:rPr>
                <w:rFonts w:ascii="Sylfaen" w:hAnsi="Sylfaen" w:cs="Tahoma"/>
                <w:i/>
                <w:sz w:val="22"/>
                <w:szCs w:val="22"/>
                <w:lang w:val="hy-AM"/>
              </w:rPr>
              <w:t>մերժվել է</w:t>
            </w:r>
            <w:r w:rsidR="001B02C5" w:rsidRPr="001B02C5">
              <w:rPr>
                <w:rFonts w:ascii="Sylfaen" w:hAnsi="Sylfaen" w:cs="Tahoma"/>
                <w:i/>
                <w:sz w:val="22"/>
                <w:szCs w:val="22"/>
                <w:lang w:val="hy-AM"/>
              </w:rPr>
              <w:t>`</w:t>
            </w:r>
            <w:r w:rsidR="00CD3EE8">
              <w:rPr>
                <w:rFonts w:ascii="Sylfaen" w:hAnsi="Sylfaen" w:cs="Tahoma"/>
                <w:i/>
                <w:sz w:val="22"/>
                <w:szCs w:val="22"/>
                <w:lang w:val="hy-AM"/>
              </w:rPr>
              <w:t xml:space="preserve"> հաշվի </w:t>
            </w:r>
            <w:r w:rsidR="00CD3EE8" w:rsidRPr="00312468">
              <w:rPr>
                <w:rFonts w:ascii="Sylfaen" w:hAnsi="Sylfaen" w:cs="Tahoma"/>
                <w:i/>
                <w:sz w:val="22"/>
                <w:szCs w:val="22"/>
                <w:lang w:val="hy-AM"/>
              </w:rPr>
              <w:t xml:space="preserve">առնելով </w:t>
            </w:r>
            <w:r w:rsidR="00CD3EE8" w:rsidRPr="001B02C5">
              <w:rPr>
                <w:rFonts w:ascii="Sylfaen" w:hAnsi="Sylfaen" w:cs="Tahoma"/>
                <w:i/>
                <w:sz w:val="22"/>
                <w:szCs w:val="22"/>
                <w:lang w:val="hy-AM"/>
              </w:rPr>
              <w:t>կազմակերպության</w:t>
            </w:r>
            <w:r w:rsidR="00CD3EE8">
              <w:rPr>
                <w:rFonts w:ascii="Sylfaen" w:hAnsi="Sylfaen" w:cs="Tahoma"/>
                <w:i/>
                <w:sz w:val="22"/>
                <w:szCs w:val="22"/>
                <w:lang w:val="hy-AM"/>
              </w:rPr>
              <w:t xml:space="preserve"> </w:t>
            </w:r>
            <w:r w:rsidR="00CD3EE8" w:rsidRPr="00312468">
              <w:rPr>
                <w:rFonts w:ascii="Sylfaen" w:hAnsi="Sylfaen" w:cs="Tahoma"/>
                <w:i/>
                <w:sz w:val="22"/>
                <w:szCs w:val="22"/>
                <w:lang w:val="hy-AM"/>
              </w:rPr>
              <w:t xml:space="preserve">վարկային </w:t>
            </w:r>
            <w:r w:rsidR="00CD3EE8" w:rsidRPr="001B02C5">
              <w:rPr>
                <w:rFonts w:ascii="Sylfaen" w:hAnsi="Sylfaen" w:cs="Tahoma"/>
                <w:i/>
                <w:sz w:val="22"/>
                <w:szCs w:val="22"/>
                <w:lang w:val="hy-AM"/>
              </w:rPr>
              <w:t>պատմությունը</w:t>
            </w:r>
            <w:r w:rsidR="008B0492">
              <w:rPr>
                <w:rFonts w:ascii="Sylfaen" w:hAnsi="Sylfaen" w:cs="Tahoma"/>
                <w:i/>
                <w:sz w:val="22"/>
                <w:szCs w:val="22"/>
                <w:lang w:val="hy-AM"/>
              </w:rPr>
              <w:t>:</w:t>
            </w:r>
            <w:r w:rsidR="00CD3EE8" w:rsidRPr="001B02C5">
              <w:rPr>
                <w:rFonts w:ascii="Sylfaen" w:hAnsi="Sylfaen" w:cs="Tahoma"/>
                <w:i/>
                <w:sz w:val="22"/>
                <w:szCs w:val="22"/>
                <w:lang w:val="hy-AM"/>
              </w:rPr>
              <w:t xml:space="preserve"> </w:t>
            </w:r>
          </w:p>
          <w:p w14:paraId="106F05FC" w14:textId="6A954D3C" w:rsidR="008339F7" w:rsidRPr="001B02C5" w:rsidRDefault="008339F7" w:rsidP="006E061B">
            <w:pPr>
              <w:pStyle w:val="NormalWeb"/>
              <w:numPr>
                <w:ilvl w:val="0"/>
                <w:numId w:val="6"/>
              </w:numPr>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hy-AM"/>
              </w:rPr>
            </w:pPr>
            <w:r w:rsidRPr="00CD3EE8">
              <w:rPr>
                <w:rFonts w:asciiTheme="minorHAnsi" w:hAnsiTheme="minorHAnsi" w:cs="Tahoma"/>
                <w:i/>
                <w:sz w:val="22"/>
                <w:szCs w:val="22"/>
                <w:lang w:val="hy-AM"/>
              </w:rPr>
              <w:t xml:space="preserve">Rejection </w:t>
            </w:r>
            <w:r w:rsidR="00CD3EE8" w:rsidRPr="00CD3EE8">
              <w:rPr>
                <w:rFonts w:asciiTheme="minorHAnsi" w:hAnsiTheme="minorHAnsi" w:cs="Tahoma"/>
                <w:i/>
                <w:sz w:val="22"/>
                <w:szCs w:val="22"/>
                <w:lang w:val="hy-AM"/>
              </w:rPr>
              <w:t xml:space="preserve">message 6: </w:t>
            </w:r>
            <w:r w:rsidR="00CD3EE8">
              <w:rPr>
                <w:rFonts w:ascii="Sylfaen" w:hAnsi="Sylfaen" w:cs="Tahoma"/>
                <w:i/>
                <w:sz w:val="22"/>
                <w:szCs w:val="22"/>
                <w:lang w:val="hy-AM"/>
              </w:rPr>
              <w:t xml:space="preserve">Ձեր վարկային </w:t>
            </w:r>
            <w:r w:rsidR="008B0492">
              <w:rPr>
                <w:rFonts w:ascii="Sylfaen" w:hAnsi="Sylfaen" w:cs="Tahoma"/>
                <w:i/>
                <w:sz w:val="22"/>
                <w:szCs w:val="22"/>
                <w:lang w:val="hy-AM"/>
              </w:rPr>
              <w:t xml:space="preserve">հայտը </w:t>
            </w:r>
            <w:r w:rsidR="00CD3EE8">
              <w:rPr>
                <w:rFonts w:ascii="Sylfaen" w:hAnsi="Sylfaen" w:cs="Tahoma"/>
                <w:i/>
                <w:sz w:val="22"/>
                <w:szCs w:val="22"/>
                <w:lang w:val="hy-AM"/>
              </w:rPr>
              <w:t>մերժվել է</w:t>
            </w:r>
            <w:r w:rsidR="008B0492">
              <w:rPr>
                <w:rFonts w:ascii="Sylfaen" w:hAnsi="Sylfaen" w:cs="Tahoma"/>
                <w:i/>
                <w:sz w:val="22"/>
                <w:szCs w:val="22"/>
                <w:lang w:val="hy-AM"/>
              </w:rPr>
              <w:t>`</w:t>
            </w:r>
            <w:r w:rsidR="00CD3EE8">
              <w:rPr>
                <w:rFonts w:ascii="Sylfaen" w:hAnsi="Sylfaen" w:cs="Tahoma"/>
                <w:i/>
                <w:sz w:val="22"/>
                <w:szCs w:val="22"/>
                <w:lang w:val="hy-AM"/>
              </w:rPr>
              <w:t xml:space="preserve"> հաշվի առնելով</w:t>
            </w:r>
            <w:r w:rsidR="00D366E6">
              <w:rPr>
                <w:rFonts w:ascii="Sylfaen" w:hAnsi="Sylfaen" w:cs="Tahoma"/>
                <w:i/>
                <w:sz w:val="22"/>
                <w:szCs w:val="22"/>
                <w:lang w:val="hy-AM"/>
              </w:rPr>
              <w:t xml:space="preserve">, որ </w:t>
            </w:r>
            <w:r w:rsidR="006E061B">
              <w:rPr>
                <w:rFonts w:ascii="Sylfaen" w:hAnsi="Sylfaen" w:cs="Tahoma"/>
                <w:i/>
                <w:sz w:val="22"/>
                <w:szCs w:val="22"/>
                <w:lang w:val="hy-AM"/>
              </w:rPr>
              <w:t xml:space="preserve">Պետ. ռեգիստրից ստացված տեղեկատվության համաձայն` </w:t>
            </w:r>
            <w:r w:rsidR="00CD3EE8">
              <w:rPr>
                <w:rFonts w:ascii="Sylfaen" w:hAnsi="Sylfaen" w:cs="Tahoma"/>
                <w:i/>
                <w:sz w:val="22"/>
                <w:szCs w:val="22"/>
                <w:lang w:val="hy-AM"/>
              </w:rPr>
              <w:t>Ձեր բիզնես</w:t>
            </w:r>
            <w:r w:rsidR="00C07C4A">
              <w:rPr>
                <w:rFonts w:ascii="Sylfaen" w:hAnsi="Sylfaen" w:cs="Tahoma"/>
                <w:i/>
                <w:sz w:val="22"/>
                <w:szCs w:val="22"/>
                <w:lang w:val="hy-AM"/>
              </w:rPr>
              <w:t>ը չի գործում</w:t>
            </w:r>
            <w:r w:rsidR="008B0492">
              <w:rPr>
                <w:rFonts w:ascii="Sylfaen" w:hAnsi="Sylfaen" w:cs="Tahoma"/>
                <w:i/>
                <w:sz w:val="22"/>
                <w:szCs w:val="22"/>
                <w:lang w:val="hy-AM"/>
              </w:rPr>
              <w:t>:</w:t>
            </w:r>
          </w:p>
        </w:tc>
      </w:tr>
      <w:tr w:rsidR="00C309D7" w:rsidRPr="001E7EC9" w14:paraId="066DC968" w14:textId="77777777" w:rsidTr="00021446">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4CE1D31E" w14:textId="77777777" w:rsidR="00C309D7" w:rsidRPr="00CD3EE8" w:rsidRDefault="00C309D7" w:rsidP="00271FB8">
            <w:pPr>
              <w:pStyle w:val="ListParagraph"/>
              <w:numPr>
                <w:ilvl w:val="1"/>
                <w:numId w:val="1"/>
              </w:numPr>
              <w:spacing w:before="120" w:after="120" w:line="276" w:lineRule="auto"/>
              <w:rPr>
                <w:rFonts w:asciiTheme="minorHAnsi" w:hAnsiTheme="minorHAnsi" w:cs="Tahoma"/>
                <w:sz w:val="22"/>
                <w:szCs w:val="22"/>
                <w:lang w:val="hy-AM"/>
              </w:rPr>
            </w:pPr>
            <w:bookmarkStart w:id="45" w:name="_Ref521435619"/>
          </w:p>
        </w:tc>
        <w:bookmarkEnd w:id="45"/>
        <w:tc>
          <w:tcPr>
            <w:tcW w:w="4373" w:type="pct"/>
            <w:gridSpan w:val="2"/>
            <w:shd w:val="clear" w:color="auto" w:fill="C5E0B3" w:themeFill="accent6" w:themeFillTint="66"/>
          </w:tcPr>
          <w:p w14:paraId="0E6CFE8B" w14:textId="765967C1" w:rsidR="00C309D7" w:rsidRPr="00253B73" w:rsidRDefault="00C34EC0" w:rsidP="00C34EC0">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b/>
                <w:bCs/>
                <w:sz w:val="22"/>
                <w:szCs w:val="22"/>
              </w:rPr>
            </w:pPr>
            <w:r>
              <w:rPr>
                <w:rFonts w:asciiTheme="minorHAnsi" w:hAnsiTheme="minorHAnsi" w:cs="Tahoma"/>
                <w:b/>
                <w:sz w:val="22"/>
                <w:szCs w:val="22"/>
              </w:rPr>
              <w:t xml:space="preserve">Imported Data </w:t>
            </w:r>
            <w:r w:rsidR="00C309D7" w:rsidRPr="001E7EC9">
              <w:rPr>
                <w:rFonts w:asciiTheme="minorHAnsi" w:hAnsiTheme="minorHAnsi" w:cs="Tahoma"/>
                <w:b/>
                <w:sz w:val="22"/>
                <w:szCs w:val="22"/>
              </w:rPr>
              <w:t xml:space="preserve">Specifications: </w:t>
            </w:r>
            <w:r>
              <w:rPr>
                <w:rFonts w:asciiTheme="minorHAnsi" w:hAnsiTheme="minorHAnsi" w:cs="Tahoma"/>
                <w:b/>
                <w:sz w:val="22"/>
                <w:szCs w:val="22"/>
              </w:rPr>
              <w:t>ACRA</w:t>
            </w:r>
          </w:p>
        </w:tc>
      </w:tr>
      <w:tr w:rsidR="00C34EC0" w:rsidRPr="004C5B21" w14:paraId="3E45B586" w14:textId="77777777" w:rsidTr="006846D1">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3CD44305" w14:textId="77777777" w:rsidR="00C34EC0" w:rsidRPr="00246F18" w:rsidRDefault="00C34EC0" w:rsidP="009605B1">
            <w:pPr>
              <w:spacing w:before="120" w:after="120" w:line="276" w:lineRule="auto"/>
              <w:ind w:left="170"/>
              <w:rPr>
                <w:rFonts w:asciiTheme="minorHAnsi" w:hAnsiTheme="minorHAnsi" w:cs="Tahoma"/>
                <w:sz w:val="22"/>
                <w:szCs w:val="22"/>
              </w:rPr>
            </w:pPr>
          </w:p>
        </w:tc>
        <w:tc>
          <w:tcPr>
            <w:tcW w:w="685" w:type="pct"/>
            <w:shd w:val="clear" w:color="auto" w:fill="C5E0B3" w:themeFill="accent6" w:themeFillTint="66"/>
          </w:tcPr>
          <w:p w14:paraId="6C268F3B" w14:textId="0A389A19" w:rsidR="00C34EC0" w:rsidRPr="00246F18" w:rsidRDefault="00C34EC0"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688" w:type="pct"/>
            <w:shd w:val="clear" w:color="auto" w:fill="C5E0B3" w:themeFill="accent6" w:themeFillTint="66"/>
          </w:tcPr>
          <w:p w14:paraId="1E51AC24" w14:textId="0040FD4F" w:rsidR="00C34EC0" w:rsidRPr="00246F18" w:rsidRDefault="00C34EC0"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Data Description</w:t>
            </w:r>
          </w:p>
        </w:tc>
      </w:tr>
      <w:tr w:rsidR="00C34EC0" w:rsidRPr="004C5B21" w14:paraId="1B43D38A" w14:textId="77777777" w:rsidTr="006846D1">
        <w:trPr>
          <w:trHeight w:val="171"/>
        </w:trPr>
        <w:tc>
          <w:tcPr>
            <w:cnfStyle w:val="001000000000" w:firstRow="0" w:lastRow="0" w:firstColumn="1" w:lastColumn="0" w:oddVBand="0" w:evenVBand="0" w:oddHBand="0" w:evenHBand="0" w:firstRowFirstColumn="0" w:firstRowLastColumn="0" w:lastRowFirstColumn="0" w:lastRowLastColumn="0"/>
            <w:tcW w:w="627" w:type="pct"/>
          </w:tcPr>
          <w:p w14:paraId="1351A45C" w14:textId="77777777" w:rsidR="00C34EC0" w:rsidRPr="004C5B21" w:rsidRDefault="00C34EC0"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1325C34D" w14:textId="19E77124" w:rsidR="00C34EC0" w:rsidRDefault="00EC4D8A" w:rsidP="009605B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688" w:type="pct"/>
          </w:tcPr>
          <w:p w14:paraId="53F77BAB" w14:textId="77777777" w:rsidR="00C34EC0" w:rsidRDefault="00A74E03" w:rsidP="00A74E03">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List of all loans from ACRA:</w:t>
            </w:r>
          </w:p>
          <w:p w14:paraId="0F034A88" w14:textId="7CA26382" w:rsidR="00A74E03" w:rsidRDefault="00A74E03"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For </w:t>
            </w:r>
            <w:r w:rsidR="00854DA7">
              <w:rPr>
                <w:rFonts w:asciiTheme="minorHAnsi" w:hAnsiTheme="minorHAnsi" w:cs="Tahoma"/>
                <w:sz w:val="22"/>
                <w:szCs w:val="22"/>
              </w:rPr>
              <w:t>LLC/</w:t>
            </w:r>
            <w:r>
              <w:rPr>
                <w:rFonts w:asciiTheme="minorHAnsi" w:hAnsiTheme="minorHAnsi" w:cs="Tahoma"/>
                <w:sz w:val="22"/>
                <w:szCs w:val="22"/>
              </w:rPr>
              <w:t>I-E</w:t>
            </w:r>
          </w:p>
          <w:p w14:paraId="7635064C" w14:textId="01AA2226" w:rsidR="00A74E03"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Current loans</w:t>
            </w:r>
          </w:p>
          <w:p w14:paraId="7D90AF59" w14:textId="77777777" w:rsidR="00A74E03" w:rsidRPr="001D43C4"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D43C4">
              <w:rPr>
                <w:rFonts w:asciiTheme="minorHAnsi" w:hAnsiTheme="minorHAnsi" w:cs="Tahoma"/>
                <w:sz w:val="22"/>
                <w:szCs w:val="22"/>
              </w:rPr>
              <w:t>Repaid loans</w:t>
            </w:r>
          </w:p>
          <w:p w14:paraId="08986A84" w14:textId="75A51960" w:rsidR="00A74E03" w:rsidRPr="001D43C4"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D43C4">
              <w:rPr>
                <w:rFonts w:asciiTheme="minorHAnsi" w:hAnsiTheme="minorHAnsi" w:cs="Tahoma"/>
                <w:sz w:val="22"/>
                <w:szCs w:val="22"/>
              </w:rPr>
              <w:lastRenderedPageBreak/>
              <w:t>Related parties loans</w:t>
            </w:r>
          </w:p>
          <w:p w14:paraId="59CB76E1" w14:textId="0F62F335" w:rsidR="00682F91" w:rsidRPr="001D43C4" w:rsidRDefault="00682F91"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D43C4">
              <w:rPr>
                <w:rFonts w:asciiTheme="minorHAnsi" w:hAnsiTheme="minorHAnsi" w:cs="Tahoma"/>
                <w:sz w:val="22"/>
                <w:szCs w:val="22"/>
              </w:rPr>
              <w:t xml:space="preserve">Monthly payments </w:t>
            </w:r>
          </w:p>
          <w:p w14:paraId="6218EE33" w14:textId="7439B211" w:rsidR="00682F91" w:rsidRPr="001D43C4" w:rsidRDefault="00682F91"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D43C4">
              <w:rPr>
                <w:rFonts w:asciiTheme="minorHAnsi" w:hAnsiTheme="minorHAnsi" w:cs="Tahoma"/>
                <w:sz w:val="22"/>
                <w:szCs w:val="22"/>
              </w:rPr>
              <w:t xml:space="preserve">Guaranteed loans </w:t>
            </w:r>
          </w:p>
          <w:p w14:paraId="0C4EF6BC" w14:textId="21AEA674" w:rsidR="00A74E03" w:rsidRDefault="00A74E03"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 Founder</w:t>
            </w:r>
          </w:p>
          <w:p w14:paraId="44347F91" w14:textId="77777777" w:rsidR="00A74E03"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Current loans</w:t>
            </w:r>
          </w:p>
          <w:p w14:paraId="2D0EA5D5" w14:textId="77777777" w:rsidR="00A74E03"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Repaid loans</w:t>
            </w:r>
          </w:p>
          <w:p w14:paraId="6A717951" w14:textId="4B67B261" w:rsidR="00A74E03" w:rsidRDefault="00A74E03"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Related parties loans</w:t>
            </w:r>
          </w:p>
          <w:p w14:paraId="7E4AEBC5" w14:textId="1BF4D04A" w:rsidR="00A74E03" w:rsidRPr="00EC4D8A" w:rsidRDefault="00EC4D8A" w:rsidP="00271FB8">
            <w:pPr>
              <w:pStyle w:val="ListParagraph"/>
              <w:numPr>
                <w:ilvl w:val="1"/>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82F91">
              <w:rPr>
                <w:rFonts w:asciiTheme="minorHAnsi" w:hAnsiTheme="minorHAnsi" w:cs="Tahoma"/>
                <w:sz w:val="22"/>
                <w:szCs w:val="22"/>
              </w:rPr>
              <w:t>G</w:t>
            </w:r>
            <w:r w:rsidR="00A74E03" w:rsidRPr="00682F91">
              <w:rPr>
                <w:rFonts w:asciiTheme="minorHAnsi" w:hAnsiTheme="minorHAnsi" w:cs="Tahoma"/>
                <w:sz w:val="22"/>
                <w:szCs w:val="22"/>
              </w:rPr>
              <w:t>uaranteed loans</w:t>
            </w:r>
          </w:p>
        </w:tc>
      </w:tr>
      <w:tr w:rsidR="009471A6" w:rsidRPr="004C5B21" w14:paraId="26E58F90" w14:textId="77777777" w:rsidTr="006846D1">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27" w:type="pct"/>
          </w:tcPr>
          <w:p w14:paraId="70A61031" w14:textId="1E480154"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2DC812A6" w14:textId="5EEC25C7" w:rsidR="009471A6" w:rsidRDefault="00EC4D8A" w:rsidP="009605B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ACRA</w:t>
            </w:r>
          </w:p>
        </w:tc>
        <w:tc>
          <w:tcPr>
            <w:tcW w:w="3688" w:type="pct"/>
          </w:tcPr>
          <w:p w14:paraId="486AD802" w14:textId="0D1044CB" w:rsidR="00DA2CE8" w:rsidRDefault="00EC4D8A" w:rsidP="00EC4D8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 all the entities above loans should be extracted in the below form</w:t>
            </w:r>
            <w:r w:rsidR="00DA2CE8">
              <w:rPr>
                <w:rFonts w:asciiTheme="minorHAnsi" w:hAnsiTheme="minorHAnsi" w:cs="Tahoma"/>
                <w:sz w:val="22"/>
                <w:szCs w:val="22"/>
              </w:rPr>
              <w:t>at and contain the below fields (below are the fields from personal lending scoring data).</w:t>
            </w:r>
          </w:p>
          <w:p w14:paraId="7553D9C8"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Status</w:t>
            </w:r>
          </w:p>
          <w:p w14:paraId="2CD6BF40"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Date opened</w:t>
            </w:r>
          </w:p>
          <w:p w14:paraId="4573BBD0"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Date repaid</w:t>
            </w:r>
          </w:p>
          <w:p w14:paraId="03F8F1EF"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Type</w:t>
            </w:r>
          </w:p>
          <w:p w14:paraId="0066095D"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Currency</w:t>
            </w:r>
          </w:p>
          <w:p w14:paraId="6581D65A"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Contract amount</w:t>
            </w:r>
          </w:p>
          <w:p w14:paraId="410922EC"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Outstanding amount</w:t>
            </w:r>
          </w:p>
          <w:p w14:paraId="168D9300"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Overdue date</w:t>
            </w:r>
          </w:p>
          <w:p w14:paraId="504D239E"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Risk classifier</w:t>
            </w:r>
          </w:p>
          <w:p w14:paraId="3A5C3C37"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Last classified date</w:t>
            </w:r>
          </w:p>
          <w:p w14:paraId="7F7EDF52"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Interest rate</w:t>
            </w:r>
          </w:p>
          <w:p w14:paraId="414A48B9"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Collateral</w:t>
            </w:r>
          </w:p>
          <w:p w14:paraId="59D4A577" w14:textId="0590584A"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Col</w:t>
            </w:r>
            <w:r w:rsidR="00C758FF">
              <w:rPr>
                <w:rFonts w:asciiTheme="minorHAnsi" w:hAnsiTheme="minorHAnsi" w:cs="Tahoma"/>
                <w:sz w:val="22"/>
                <w:szCs w:val="22"/>
              </w:rPr>
              <w:t>l</w:t>
            </w:r>
            <w:r w:rsidRPr="00EC4D8A">
              <w:rPr>
                <w:rFonts w:asciiTheme="minorHAnsi" w:hAnsiTheme="minorHAnsi" w:cs="Tahoma"/>
                <w:sz w:val="22"/>
                <w:szCs w:val="22"/>
              </w:rPr>
              <w:t>ateral amount</w:t>
            </w:r>
          </w:p>
          <w:p w14:paraId="4DDCB247"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Overdue amount</w:t>
            </w:r>
          </w:p>
          <w:p w14:paraId="26B024C9"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Overdue interest</w:t>
            </w:r>
          </w:p>
          <w:p w14:paraId="4E800870"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Bank name</w:t>
            </w:r>
          </w:p>
          <w:p w14:paraId="20D08D3A"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Number of overdue days in 1 year</w:t>
            </w:r>
          </w:p>
          <w:p w14:paraId="7BC6AA0E" w14:textId="77777777" w:rsidR="00EC4D8A" w:rsidRPr="00EC4D8A"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Number of overdue days in 2 year</w:t>
            </w:r>
          </w:p>
          <w:p w14:paraId="0F76DFF0" w14:textId="77777777" w:rsidR="00EC4D8A" w:rsidRPr="005D07BC"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4D8A">
              <w:rPr>
                <w:rFonts w:asciiTheme="minorHAnsi" w:hAnsiTheme="minorHAnsi" w:cs="Tahoma"/>
                <w:sz w:val="22"/>
                <w:szCs w:val="22"/>
              </w:rPr>
              <w:t xml:space="preserve">Number of </w:t>
            </w:r>
            <w:r w:rsidRPr="005D07BC">
              <w:rPr>
                <w:rFonts w:asciiTheme="minorHAnsi" w:hAnsiTheme="minorHAnsi" w:cs="Tahoma"/>
                <w:sz w:val="22"/>
                <w:szCs w:val="22"/>
              </w:rPr>
              <w:t>overdue days in 3 year</w:t>
            </w:r>
          </w:p>
          <w:p w14:paraId="493FCF61" w14:textId="77777777" w:rsidR="00863329" w:rsidRPr="005D07BC" w:rsidRDefault="00EC4D8A"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07BC">
              <w:rPr>
                <w:rFonts w:asciiTheme="minorHAnsi" w:hAnsiTheme="minorHAnsi" w:cs="Tahoma"/>
                <w:sz w:val="22"/>
                <w:szCs w:val="22"/>
              </w:rPr>
              <w:t>Number of overdue days in 4 year</w:t>
            </w:r>
          </w:p>
          <w:p w14:paraId="7AA7F4B9" w14:textId="255B4DCF" w:rsidR="00DA2CE8" w:rsidRPr="005D07BC" w:rsidRDefault="00DA2CE8" w:rsidP="00DA2CE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07BC">
              <w:rPr>
                <w:rFonts w:asciiTheme="minorHAnsi" w:hAnsiTheme="minorHAnsi" w:cs="Tahoma"/>
                <w:sz w:val="22"/>
                <w:szCs w:val="22"/>
              </w:rPr>
              <w:t xml:space="preserve">Additionally, for this </w:t>
            </w:r>
            <w:r w:rsidR="006B3252" w:rsidRPr="005D07BC">
              <w:rPr>
                <w:rFonts w:asciiTheme="minorHAnsi" w:hAnsiTheme="minorHAnsi" w:cs="Tahoma"/>
                <w:sz w:val="22"/>
                <w:szCs w:val="22"/>
              </w:rPr>
              <w:t>project,</w:t>
            </w:r>
            <w:r w:rsidRPr="005D07BC">
              <w:rPr>
                <w:rFonts w:asciiTheme="minorHAnsi" w:hAnsiTheme="minorHAnsi" w:cs="Tahoma"/>
                <w:sz w:val="22"/>
                <w:szCs w:val="22"/>
              </w:rPr>
              <w:t xml:space="preserve"> the below data should be added:</w:t>
            </w:r>
          </w:p>
          <w:p w14:paraId="23CA164D" w14:textId="77777777" w:rsidR="00863329" w:rsidRPr="005D07BC" w:rsidRDefault="0084371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07BC">
              <w:rPr>
                <w:rFonts w:asciiTheme="minorHAnsi" w:hAnsiTheme="minorHAnsi" w:cs="Tahoma"/>
                <w:sz w:val="22"/>
                <w:szCs w:val="22"/>
              </w:rPr>
              <w:lastRenderedPageBreak/>
              <w:t>D</w:t>
            </w:r>
            <w:r w:rsidR="00863329" w:rsidRPr="005D07BC">
              <w:rPr>
                <w:rFonts w:asciiTheme="minorHAnsi" w:hAnsiTheme="minorHAnsi" w:cs="Tahoma"/>
                <w:sz w:val="22"/>
                <w:szCs w:val="22"/>
              </w:rPr>
              <w:t>uration of experience as debtor (duration since 1</w:t>
            </w:r>
            <w:r w:rsidR="00863329" w:rsidRPr="00970158">
              <w:rPr>
                <w:rFonts w:asciiTheme="minorHAnsi" w:hAnsiTheme="minorHAnsi" w:cs="Tahoma"/>
                <w:sz w:val="22"/>
                <w:szCs w:val="22"/>
                <w:vertAlign w:val="superscript"/>
              </w:rPr>
              <w:t>st</w:t>
            </w:r>
            <w:r w:rsidR="00863329" w:rsidRPr="005D07BC">
              <w:rPr>
                <w:rFonts w:asciiTheme="minorHAnsi" w:hAnsiTheme="minorHAnsi" w:cs="Tahoma"/>
                <w:sz w:val="22"/>
                <w:szCs w:val="22"/>
              </w:rPr>
              <w:t xml:space="preserve"> loan opening date)</w:t>
            </w:r>
          </w:p>
          <w:p w14:paraId="1455377C" w14:textId="49692B26" w:rsidR="001E1C9F" w:rsidRPr="005D07BC" w:rsidRDefault="001E1C9F"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07BC">
              <w:rPr>
                <w:rFonts w:asciiTheme="minorHAnsi" w:hAnsiTheme="minorHAnsi" w:cs="Tahoma"/>
                <w:sz w:val="22"/>
                <w:szCs w:val="22"/>
              </w:rPr>
              <w:t xml:space="preserve">Purpose of loan </w:t>
            </w:r>
          </w:p>
          <w:p w14:paraId="6F80450A" w14:textId="3A4FE235" w:rsidR="0038650B" w:rsidRPr="000C7284" w:rsidDel="0059644A" w:rsidRDefault="0038650B"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5D07BC">
              <w:rPr>
                <w:rFonts w:asciiTheme="minorHAnsi" w:hAnsiTheme="minorHAnsi" w:cs="Tahoma"/>
                <w:sz w:val="22"/>
                <w:szCs w:val="22"/>
              </w:rPr>
              <w:t>New loan application date at Ameriabank</w:t>
            </w:r>
          </w:p>
        </w:tc>
      </w:tr>
      <w:tr w:rsidR="009471A6" w:rsidRPr="001E7EC9" w14:paraId="33792958" w14:textId="77777777" w:rsidTr="009351BF">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2E3CF486" w14:textId="7A230E81" w:rsidR="009471A6" w:rsidRPr="001E7EC9" w:rsidRDefault="009471A6" w:rsidP="00271FB8">
            <w:pPr>
              <w:pStyle w:val="ListParagraph"/>
              <w:numPr>
                <w:ilvl w:val="1"/>
                <w:numId w:val="1"/>
              </w:numPr>
              <w:spacing w:before="120" w:after="120" w:line="276" w:lineRule="auto"/>
              <w:rPr>
                <w:rFonts w:asciiTheme="minorHAnsi" w:hAnsiTheme="minorHAnsi" w:cs="Tahoma"/>
                <w:sz w:val="22"/>
                <w:szCs w:val="22"/>
              </w:rPr>
            </w:pPr>
          </w:p>
        </w:tc>
        <w:tc>
          <w:tcPr>
            <w:tcW w:w="4373" w:type="pct"/>
            <w:gridSpan w:val="2"/>
            <w:shd w:val="clear" w:color="auto" w:fill="C5E0B3" w:themeFill="accent6" w:themeFillTint="66"/>
          </w:tcPr>
          <w:p w14:paraId="737D92E4" w14:textId="54356C7E" w:rsidR="009471A6" w:rsidRPr="00253B73"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b/>
                <w:bCs/>
                <w:sz w:val="22"/>
                <w:szCs w:val="22"/>
              </w:rPr>
            </w:pPr>
            <w:r>
              <w:rPr>
                <w:rFonts w:asciiTheme="minorHAnsi" w:hAnsiTheme="minorHAnsi" w:cs="Tahoma"/>
                <w:b/>
                <w:sz w:val="22"/>
                <w:szCs w:val="22"/>
              </w:rPr>
              <w:t xml:space="preserve">Imported Data </w:t>
            </w:r>
            <w:r w:rsidRPr="001E7EC9">
              <w:rPr>
                <w:rFonts w:asciiTheme="minorHAnsi" w:hAnsiTheme="minorHAnsi" w:cs="Tahoma"/>
                <w:b/>
                <w:sz w:val="22"/>
                <w:szCs w:val="22"/>
              </w:rPr>
              <w:t xml:space="preserve">Specifications: </w:t>
            </w:r>
            <w:r>
              <w:rPr>
                <w:rFonts w:asciiTheme="minorHAnsi" w:hAnsiTheme="minorHAnsi" w:cs="Tahoma"/>
                <w:b/>
                <w:sz w:val="22"/>
                <w:szCs w:val="22"/>
              </w:rPr>
              <w:t>State Registry</w:t>
            </w:r>
            <w:r w:rsidR="00416718">
              <w:rPr>
                <w:rFonts w:asciiTheme="minorHAnsi" w:hAnsiTheme="minorHAnsi" w:cs="Tahoma"/>
                <w:b/>
                <w:sz w:val="22"/>
                <w:szCs w:val="22"/>
              </w:rPr>
              <w:t>/EKENG</w:t>
            </w:r>
          </w:p>
        </w:tc>
      </w:tr>
      <w:tr w:rsidR="009471A6" w:rsidRPr="004C5B21" w14:paraId="48E7E4DE" w14:textId="77777777" w:rsidTr="006846D1">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4A33D9D4" w14:textId="77777777" w:rsidR="009471A6" w:rsidRPr="00246F18" w:rsidRDefault="009471A6" w:rsidP="009471A6">
            <w:pPr>
              <w:spacing w:before="120" w:after="120" w:line="276" w:lineRule="auto"/>
              <w:ind w:left="170"/>
              <w:rPr>
                <w:rFonts w:asciiTheme="minorHAnsi" w:hAnsiTheme="minorHAnsi" w:cs="Tahoma"/>
                <w:sz w:val="22"/>
                <w:szCs w:val="22"/>
              </w:rPr>
            </w:pPr>
          </w:p>
        </w:tc>
        <w:tc>
          <w:tcPr>
            <w:tcW w:w="685" w:type="pct"/>
            <w:shd w:val="clear" w:color="auto" w:fill="C5E0B3" w:themeFill="accent6" w:themeFillTint="66"/>
          </w:tcPr>
          <w:p w14:paraId="42387115" w14:textId="77777777" w:rsidR="009471A6" w:rsidRPr="00246F18" w:rsidRDefault="009471A6" w:rsidP="009471A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688" w:type="pct"/>
            <w:shd w:val="clear" w:color="auto" w:fill="C5E0B3" w:themeFill="accent6" w:themeFillTint="66"/>
          </w:tcPr>
          <w:p w14:paraId="0A570F05" w14:textId="77777777" w:rsidR="009471A6" w:rsidRPr="00246F18" w:rsidRDefault="009471A6" w:rsidP="009471A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Data Description</w:t>
            </w:r>
          </w:p>
        </w:tc>
      </w:tr>
      <w:tr w:rsidR="009471A6" w:rsidRPr="004C5B21" w14:paraId="6C3F99EB" w14:textId="77777777" w:rsidTr="0006696F">
        <w:trPr>
          <w:trHeight w:val="515"/>
        </w:trPr>
        <w:tc>
          <w:tcPr>
            <w:cnfStyle w:val="001000000000" w:firstRow="0" w:lastRow="0" w:firstColumn="1" w:lastColumn="0" w:oddVBand="0" w:evenVBand="0" w:oddHBand="0" w:evenHBand="0" w:firstRowFirstColumn="0" w:firstRowLastColumn="0" w:lastRowFirstColumn="0" w:lastRowLastColumn="0"/>
            <w:tcW w:w="627" w:type="pct"/>
          </w:tcPr>
          <w:p w14:paraId="0343FF61"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62A8E0D6" w14:textId="0F601092" w:rsidR="009471A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03C65F38" w14:textId="77FE32DD"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Industry and/or market sector of </w:t>
            </w:r>
            <w:r w:rsidR="00854DA7">
              <w:rPr>
                <w:rFonts w:asciiTheme="minorHAnsi" w:hAnsiTheme="minorHAnsi" w:cs="Tahoma"/>
                <w:sz w:val="22"/>
                <w:szCs w:val="22"/>
              </w:rPr>
              <w:t>LLC/</w:t>
            </w:r>
            <w:r>
              <w:rPr>
                <w:rFonts w:asciiTheme="minorHAnsi" w:hAnsiTheme="minorHAnsi" w:cs="Tahoma"/>
                <w:sz w:val="22"/>
                <w:szCs w:val="22"/>
              </w:rPr>
              <w:t>I-E</w:t>
            </w:r>
          </w:p>
        </w:tc>
      </w:tr>
      <w:tr w:rsidR="0006696F" w:rsidRPr="004C5B21" w14:paraId="3B410228" w14:textId="77777777" w:rsidTr="0006696F">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27" w:type="pct"/>
          </w:tcPr>
          <w:p w14:paraId="054489DF" w14:textId="77777777" w:rsidR="0006696F" w:rsidRPr="004C5B21" w:rsidRDefault="0006696F"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3169DFF8" w14:textId="5CF12C3E" w:rsidR="0006696F" w:rsidRDefault="0006696F"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45C1EA29" w14:textId="2BA20DAF" w:rsidR="0006696F" w:rsidRDefault="0006696F"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Name of company</w:t>
            </w:r>
          </w:p>
        </w:tc>
      </w:tr>
      <w:tr w:rsidR="009471A6" w:rsidRPr="004C5B21" w14:paraId="17CEED80" w14:textId="77777777" w:rsidTr="006846D1">
        <w:trPr>
          <w:trHeight w:val="321"/>
        </w:trPr>
        <w:tc>
          <w:tcPr>
            <w:cnfStyle w:val="001000000000" w:firstRow="0" w:lastRow="0" w:firstColumn="1" w:lastColumn="0" w:oddVBand="0" w:evenVBand="0" w:oddHBand="0" w:evenHBand="0" w:firstRowFirstColumn="0" w:firstRowLastColumn="0" w:lastRowFirstColumn="0" w:lastRowLastColumn="0"/>
            <w:tcW w:w="627" w:type="pct"/>
          </w:tcPr>
          <w:p w14:paraId="5F00BD83"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3A732F38" w14:textId="732854BF" w:rsidR="009471A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482C86">
              <w:rPr>
                <w:rFonts w:asciiTheme="minorHAnsi" w:hAnsiTheme="minorHAnsi" w:cs="Tahoma"/>
                <w:sz w:val="22"/>
                <w:szCs w:val="22"/>
              </w:rPr>
              <w:t>State Registry / Ekeng</w:t>
            </w:r>
          </w:p>
        </w:tc>
        <w:tc>
          <w:tcPr>
            <w:tcW w:w="3688" w:type="pct"/>
          </w:tcPr>
          <w:p w14:paraId="6FE74F02" w14:textId="6DF24EEE"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Status of </w:t>
            </w:r>
            <w:r w:rsidR="00854DA7">
              <w:rPr>
                <w:rFonts w:asciiTheme="minorHAnsi" w:hAnsiTheme="minorHAnsi" w:cs="Tahoma"/>
                <w:sz w:val="22"/>
                <w:szCs w:val="22"/>
              </w:rPr>
              <w:t>LLC/</w:t>
            </w:r>
            <w:r>
              <w:rPr>
                <w:rFonts w:asciiTheme="minorHAnsi" w:hAnsiTheme="minorHAnsi" w:cs="Tahoma"/>
                <w:sz w:val="22"/>
                <w:szCs w:val="22"/>
              </w:rPr>
              <w:t>I-E (active, closed, bankrupt, etc.)</w:t>
            </w:r>
          </w:p>
        </w:tc>
      </w:tr>
      <w:tr w:rsidR="009471A6" w:rsidRPr="004C5B21" w14:paraId="7E18ACF5" w14:textId="77777777" w:rsidTr="006846D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627" w:type="pct"/>
          </w:tcPr>
          <w:p w14:paraId="27E255D7"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3103D234" w14:textId="042B225D" w:rsidR="009471A6"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482C86">
              <w:rPr>
                <w:rFonts w:asciiTheme="minorHAnsi" w:hAnsiTheme="minorHAnsi" w:cs="Tahoma"/>
                <w:sz w:val="22"/>
                <w:szCs w:val="22"/>
              </w:rPr>
              <w:t>State Registry / Ekeng</w:t>
            </w:r>
          </w:p>
        </w:tc>
        <w:tc>
          <w:tcPr>
            <w:tcW w:w="3688" w:type="pct"/>
          </w:tcPr>
          <w:p w14:paraId="7AA3EF1A" w14:textId="03CAEA0A" w:rsidR="009471A6" w:rsidRDefault="009471A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Period of business activity of </w:t>
            </w:r>
            <w:r w:rsidR="00854DA7">
              <w:rPr>
                <w:rFonts w:asciiTheme="minorHAnsi" w:hAnsiTheme="minorHAnsi" w:cs="Tahoma"/>
                <w:sz w:val="22"/>
                <w:szCs w:val="22"/>
              </w:rPr>
              <w:t>LLC/</w:t>
            </w:r>
            <w:r>
              <w:rPr>
                <w:rFonts w:asciiTheme="minorHAnsi" w:hAnsiTheme="minorHAnsi" w:cs="Tahoma"/>
                <w:sz w:val="22"/>
                <w:szCs w:val="22"/>
              </w:rPr>
              <w:t>I-E</w:t>
            </w:r>
          </w:p>
        </w:tc>
      </w:tr>
      <w:tr w:rsidR="009471A6" w:rsidRPr="004C5B21" w14:paraId="463200F3" w14:textId="77777777" w:rsidTr="006846D1">
        <w:trPr>
          <w:trHeight w:val="321"/>
        </w:trPr>
        <w:tc>
          <w:tcPr>
            <w:cnfStyle w:val="001000000000" w:firstRow="0" w:lastRow="0" w:firstColumn="1" w:lastColumn="0" w:oddVBand="0" w:evenVBand="0" w:oddHBand="0" w:evenHBand="0" w:firstRowFirstColumn="0" w:firstRowLastColumn="0" w:lastRowFirstColumn="0" w:lastRowLastColumn="0"/>
            <w:tcW w:w="627" w:type="pct"/>
          </w:tcPr>
          <w:p w14:paraId="597255D1"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12530B45" w14:textId="3A6E0B68" w:rsidR="009471A6" w:rsidRPr="00482C8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16E40F77" w14:textId="03A26271"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 of Founders of SME (n/a for I-E)</w:t>
            </w:r>
          </w:p>
        </w:tc>
      </w:tr>
      <w:tr w:rsidR="009471A6" w:rsidRPr="004C5B21" w14:paraId="4866F773" w14:textId="77777777" w:rsidTr="006846D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627" w:type="pct"/>
          </w:tcPr>
          <w:p w14:paraId="04A1C2B2"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4CB6D472" w14:textId="24C37916" w:rsidR="009471A6"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1D00F295" w14:textId="1A813290" w:rsidR="009471A6" w:rsidRDefault="009471A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Names (and other personal data available: passport/ID number, SSN, date of birth) of Founders and Director of </w:t>
            </w:r>
            <w:r w:rsidR="00854DA7">
              <w:rPr>
                <w:rFonts w:asciiTheme="minorHAnsi" w:hAnsiTheme="minorHAnsi" w:cs="Tahoma"/>
                <w:sz w:val="22"/>
                <w:szCs w:val="22"/>
              </w:rPr>
              <w:t>LLC/</w:t>
            </w:r>
            <w:r>
              <w:rPr>
                <w:rFonts w:asciiTheme="minorHAnsi" w:hAnsiTheme="minorHAnsi" w:cs="Tahoma"/>
                <w:sz w:val="22"/>
                <w:szCs w:val="22"/>
              </w:rPr>
              <w:t>I-E</w:t>
            </w:r>
          </w:p>
        </w:tc>
      </w:tr>
      <w:tr w:rsidR="009471A6" w:rsidRPr="004C5B21" w14:paraId="5127820D" w14:textId="77777777" w:rsidTr="006846D1">
        <w:trPr>
          <w:trHeight w:val="321"/>
        </w:trPr>
        <w:tc>
          <w:tcPr>
            <w:cnfStyle w:val="001000000000" w:firstRow="0" w:lastRow="0" w:firstColumn="1" w:lastColumn="0" w:oddVBand="0" w:evenVBand="0" w:oddHBand="0" w:evenHBand="0" w:firstRowFirstColumn="0" w:firstRowLastColumn="0" w:lastRowFirstColumn="0" w:lastRowLastColumn="0"/>
            <w:tcW w:w="627" w:type="pct"/>
          </w:tcPr>
          <w:p w14:paraId="78D76217"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79DB09EF" w14:textId="7018B32F" w:rsidR="009471A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63190025" w14:textId="5F16E3C3"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B2F90">
              <w:rPr>
                <w:rFonts w:asciiTheme="minorHAnsi" w:hAnsiTheme="minorHAnsi" w:cs="Tahoma"/>
                <w:sz w:val="22"/>
                <w:szCs w:val="22"/>
              </w:rPr>
              <w:t>Or</w:t>
            </w:r>
            <w:r>
              <w:rPr>
                <w:rFonts w:asciiTheme="minorHAnsi" w:hAnsiTheme="minorHAnsi" w:cs="Tahoma"/>
                <w:sz w:val="22"/>
                <w:szCs w:val="22"/>
              </w:rPr>
              <w:t>ganizational-legal type of SME</w:t>
            </w:r>
          </w:p>
        </w:tc>
      </w:tr>
      <w:tr w:rsidR="009471A6" w:rsidRPr="004C5B21" w14:paraId="1756817D" w14:textId="77777777" w:rsidTr="006846D1">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627" w:type="pct"/>
          </w:tcPr>
          <w:p w14:paraId="43F070E9"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7A287BE6" w14:textId="32FE0A04" w:rsidR="009471A6"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p>
        </w:tc>
        <w:tc>
          <w:tcPr>
            <w:tcW w:w="3688" w:type="pct"/>
          </w:tcPr>
          <w:p w14:paraId="7E261DE9" w14:textId="697D893D" w:rsidR="009471A6" w:rsidRPr="002B2F90" w:rsidRDefault="009471A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Registration address of </w:t>
            </w:r>
            <w:r w:rsidR="00854DA7">
              <w:rPr>
                <w:rFonts w:asciiTheme="minorHAnsi" w:hAnsiTheme="minorHAnsi" w:cs="Tahoma"/>
                <w:sz w:val="22"/>
                <w:szCs w:val="22"/>
              </w:rPr>
              <w:t>LLC/</w:t>
            </w:r>
            <w:r>
              <w:rPr>
                <w:rFonts w:asciiTheme="minorHAnsi" w:hAnsiTheme="minorHAnsi" w:cs="Tahoma"/>
                <w:sz w:val="22"/>
                <w:szCs w:val="22"/>
              </w:rPr>
              <w:t>I-E</w:t>
            </w:r>
          </w:p>
        </w:tc>
      </w:tr>
      <w:tr w:rsidR="009471A6" w:rsidRPr="004C5B21" w14:paraId="025542EA" w14:textId="77777777" w:rsidTr="006846D1">
        <w:trPr>
          <w:trHeight w:val="321"/>
        </w:trPr>
        <w:tc>
          <w:tcPr>
            <w:cnfStyle w:val="001000000000" w:firstRow="0" w:lastRow="0" w:firstColumn="1" w:lastColumn="0" w:oddVBand="0" w:evenVBand="0" w:oddHBand="0" w:evenHBand="0" w:firstRowFirstColumn="0" w:firstRowLastColumn="0" w:lastRowFirstColumn="0" w:lastRowLastColumn="0"/>
            <w:tcW w:w="627" w:type="pct"/>
          </w:tcPr>
          <w:p w14:paraId="386DD9CD"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69494FDB" w14:textId="3529CB82" w:rsidR="009471A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State Registry / Ekeng</w:t>
            </w:r>
            <w:r w:rsidR="0018246D">
              <w:rPr>
                <w:rFonts w:asciiTheme="minorHAnsi" w:hAnsiTheme="minorHAnsi" w:cs="Tahoma"/>
                <w:sz w:val="22"/>
                <w:szCs w:val="22"/>
              </w:rPr>
              <w:t>/</w:t>
            </w:r>
          </w:p>
        </w:tc>
        <w:tc>
          <w:tcPr>
            <w:tcW w:w="3688" w:type="pct"/>
          </w:tcPr>
          <w:p w14:paraId="3C898237" w14:textId="1006DB94"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EE0AA0">
              <w:rPr>
                <w:rFonts w:asciiTheme="minorHAnsi" w:hAnsiTheme="minorHAnsi" w:cs="Tahoma"/>
                <w:sz w:val="22"/>
                <w:szCs w:val="22"/>
              </w:rPr>
              <w:t>Number of</w:t>
            </w:r>
            <w:r w:rsidRPr="00A2209A">
              <w:rPr>
                <w:rFonts w:asciiTheme="minorHAnsi" w:hAnsiTheme="minorHAnsi" w:cs="Tahoma"/>
                <w:sz w:val="22"/>
                <w:szCs w:val="22"/>
              </w:rPr>
              <w:t xml:space="preserve"> employees</w:t>
            </w:r>
            <w:r w:rsidRPr="00EE0AA0">
              <w:rPr>
                <w:rFonts w:asciiTheme="minorHAnsi" w:hAnsiTheme="minorHAnsi" w:cs="Tahoma"/>
                <w:sz w:val="22"/>
                <w:szCs w:val="22"/>
              </w:rPr>
              <w:t xml:space="preserve"> of </w:t>
            </w:r>
            <w:r w:rsidR="00854DA7">
              <w:rPr>
                <w:rFonts w:asciiTheme="minorHAnsi" w:hAnsiTheme="minorHAnsi" w:cs="Tahoma"/>
                <w:sz w:val="22"/>
                <w:szCs w:val="22"/>
              </w:rPr>
              <w:t>LLC/</w:t>
            </w:r>
            <w:r w:rsidRPr="00EE0AA0">
              <w:rPr>
                <w:rFonts w:asciiTheme="minorHAnsi" w:hAnsiTheme="minorHAnsi" w:cs="Tahoma"/>
                <w:sz w:val="22"/>
                <w:szCs w:val="22"/>
              </w:rPr>
              <w:t>I-E</w:t>
            </w:r>
          </w:p>
        </w:tc>
      </w:tr>
      <w:tr w:rsidR="009471A6" w:rsidRPr="001E7EC9" w14:paraId="7BDF4DD4" w14:textId="77777777" w:rsidTr="009351BF">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60032F52" w14:textId="77777777" w:rsidR="009471A6" w:rsidRPr="001E7EC9" w:rsidRDefault="009471A6" w:rsidP="00271FB8">
            <w:pPr>
              <w:pStyle w:val="ListParagraph"/>
              <w:numPr>
                <w:ilvl w:val="1"/>
                <w:numId w:val="1"/>
              </w:numPr>
              <w:spacing w:before="120" w:after="120" w:line="276" w:lineRule="auto"/>
              <w:rPr>
                <w:rFonts w:asciiTheme="minorHAnsi" w:hAnsiTheme="minorHAnsi" w:cs="Tahoma"/>
                <w:sz w:val="22"/>
                <w:szCs w:val="22"/>
              </w:rPr>
            </w:pPr>
          </w:p>
        </w:tc>
        <w:tc>
          <w:tcPr>
            <w:tcW w:w="4373" w:type="pct"/>
            <w:gridSpan w:val="2"/>
            <w:shd w:val="clear" w:color="auto" w:fill="C5E0B3" w:themeFill="accent6" w:themeFillTint="66"/>
          </w:tcPr>
          <w:p w14:paraId="753B37F9" w14:textId="36F4F721" w:rsidR="009471A6" w:rsidRPr="00253B73"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Pr>
                <w:rFonts w:asciiTheme="minorHAnsi" w:hAnsiTheme="minorHAnsi" w:cs="Tahoma"/>
                <w:b/>
                <w:sz w:val="22"/>
                <w:szCs w:val="22"/>
              </w:rPr>
              <w:t xml:space="preserve">Imported Data </w:t>
            </w:r>
            <w:r w:rsidRPr="001E7EC9">
              <w:rPr>
                <w:rFonts w:asciiTheme="minorHAnsi" w:hAnsiTheme="minorHAnsi" w:cs="Tahoma"/>
                <w:b/>
                <w:sz w:val="22"/>
                <w:szCs w:val="22"/>
              </w:rPr>
              <w:t xml:space="preserve">Specifications: </w:t>
            </w:r>
            <w:r>
              <w:rPr>
                <w:rFonts w:asciiTheme="minorHAnsi" w:hAnsiTheme="minorHAnsi" w:cs="Tahoma"/>
                <w:b/>
                <w:sz w:val="22"/>
                <w:szCs w:val="22"/>
              </w:rPr>
              <w:t>Nork Agency</w:t>
            </w:r>
          </w:p>
        </w:tc>
      </w:tr>
      <w:tr w:rsidR="009471A6" w:rsidRPr="004C5B21" w14:paraId="6930E243" w14:textId="77777777" w:rsidTr="009351BF">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40B9C051" w14:textId="77777777" w:rsidR="009471A6" w:rsidRPr="00246F18" w:rsidRDefault="009471A6" w:rsidP="009471A6">
            <w:pPr>
              <w:spacing w:before="120" w:after="120" w:line="276" w:lineRule="auto"/>
              <w:ind w:left="170"/>
              <w:rPr>
                <w:rFonts w:asciiTheme="minorHAnsi" w:hAnsiTheme="minorHAnsi" w:cs="Tahoma"/>
                <w:sz w:val="22"/>
                <w:szCs w:val="22"/>
              </w:rPr>
            </w:pPr>
          </w:p>
        </w:tc>
        <w:tc>
          <w:tcPr>
            <w:tcW w:w="685" w:type="pct"/>
            <w:shd w:val="clear" w:color="auto" w:fill="C5E0B3" w:themeFill="accent6" w:themeFillTint="66"/>
          </w:tcPr>
          <w:p w14:paraId="3113B878" w14:textId="77777777" w:rsidR="009471A6" w:rsidRPr="00246F18" w:rsidRDefault="009471A6" w:rsidP="009471A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688" w:type="pct"/>
            <w:shd w:val="clear" w:color="auto" w:fill="C5E0B3" w:themeFill="accent6" w:themeFillTint="66"/>
          </w:tcPr>
          <w:p w14:paraId="5C98B3A7" w14:textId="77777777" w:rsidR="009471A6" w:rsidRPr="00246F18" w:rsidRDefault="009471A6" w:rsidP="009471A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Data Description</w:t>
            </w:r>
          </w:p>
        </w:tc>
      </w:tr>
      <w:tr w:rsidR="009471A6" w:rsidRPr="004C5B21" w14:paraId="3FABBA00" w14:textId="77777777" w:rsidTr="009351B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27" w:type="pct"/>
          </w:tcPr>
          <w:p w14:paraId="136500F4"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24E2579A" w14:textId="398FFA45" w:rsidR="009471A6"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Nork</w:t>
            </w:r>
          </w:p>
        </w:tc>
        <w:tc>
          <w:tcPr>
            <w:tcW w:w="3688" w:type="pct"/>
          </w:tcPr>
          <w:p w14:paraId="1A4762F3" w14:textId="467A1376" w:rsidR="009471A6" w:rsidRDefault="009471A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Soc</w:t>
            </w:r>
            <w:r w:rsidR="00CF2392">
              <w:rPr>
                <w:rFonts w:asciiTheme="minorHAnsi" w:hAnsiTheme="minorHAnsi" w:cs="Tahoma"/>
                <w:sz w:val="22"/>
                <w:szCs w:val="22"/>
              </w:rPr>
              <w:t xml:space="preserve">ial Services/Security Number of </w:t>
            </w:r>
            <w:r w:rsidR="0018246D">
              <w:rPr>
                <w:rFonts w:asciiTheme="minorHAnsi" w:hAnsiTheme="minorHAnsi" w:cs="Tahoma"/>
                <w:sz w:val="22"/>
                <w:szCs w:val="22"/>
              </w:rPr>
              <w:t>applicant (if the applicant is the same as Founder), the same way as for personal lending app.</w:t>
            </w:r>
          </w:p>
        </w:tc>
      </w:tr>
      <w:tr w:rsidR="00CF2392" w:rsidRPr="004C5B21" w14:paraId="7F239AE4" w14:textId="77777777" w:rsidTr="009351BF">
        <w:trPr>
          <w:trHeight w:val="171"/>
        </w:trPr>
        <w:tc>
          <w:tcPr>
            <w:cnfStyle w:val="001000000000" w:firstRow="0" w:lastRow="0" w:firstColumn="1" w:lastColumn="0" w:oddVBand="0" w:evenVBand="0" w:oddHBand="0" w:evenHBand="0" w:firstRowFirstColumn="0" w:firstRowLastColumn="0" w:lastRowFirstColumn="0" w:lastRowLastColumn="0"/>
            <w:tcW w:w="627" w:type="pct"/>
          </w:tcPr>
          <w:p w14:paraId="5EE7C353" w14:textId="77777777" w:rsidR="00CF2392" w:rsidRPr="004C5B21" w:rsidRDefault="00CF2392"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7C3D1DD7" w14:textId="03DF0947" w:rsidR="00CF2392" w:rsidRDefault="00CF2392"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Nork</w:t>
            </w:r>
          </w:p>
        </w:tc>
        <w:tc>
          <w:tcPr>
            <w:tcW w:w="3688" w:type="pct"/>
          </w:tcPr>
          <w:p w14:paraId="4FAEC760" w14:textId="17CC0EE4" w:rsidR="00CF2392" w:rsidRDefault="00CF239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Number of employees of </w:t>
            </w:r>
            <w:r w:rsidR="00854DA7">
              <w:rPr>
                <w:rFonts w:asciiTheme="minorHAnsi" w:hAnsiTheme="minorHAnsi" w:cs="Tahoma"/>
                <w:sz w:val="22"/>
                <w:szCs w:val="22"/>
              </w:rPr>
              <w:t>LLC/</w:t>
            </w:r>
            <w:r>
              <w:rPr>
                <w:rFonts w:asciiTheme="minorHAnsi" w:hAnsiTheme="minorHAnsi" w:cs="Tahoma"/>
                <w:sz w:val="22"/>
                <w:szCs w:val="22"/>
              </w:rPr>
              <w:t>I-E (</w:t>
            </w:r>
            <w:r w:rsidRPr="00CF2392">
              <w:rPr>
                <w:rFonts w:asciiTheme="minorHAnsi" w:hAnsiTheme="minorHAnsi" w:cs="Tahoma"/>
                <w:sz w:val="22"/>
                <w:szCs w:val="22"/>
                <w:lang w:val="en"/>
              </w:rPr>
              <w:t>if this data cannot be obtained from the above sources</w:t>
            </w:r>
            <w:r>
              <w:rPr>
                <w:rFonts w:asciiTheme="minorHAnsi" w:hAnsiTheme="minorHAnsi" w:cs="Tahoma"/>
                <w:sz w:val="22"/>
                <w:szCs w:val="22"/>
              </w:rPr>
              <w:t>)</w:t>
            </w:r>
          </w:p>
        </w:tc>
      </w:tr>
      <w:tr w:rsidR="009471A6" w:rsidRPr="001E7EC9" w14:paraId="214AD567" w14:textId="77777777" w:rsidTr="009351BF">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5DA63F2D" w14:textId="77777777" w:rsidR="009471A6" w:rsidRPr="001E7EC9" w:rsidRDefault="009471A6" w:rsidP="00271FB8">
            <w:pPr>
              <w:pStyle w:val="ListParagraph"/>
              <w:numPr>
                <w:ilvl w:val="1"/>
                <w:numId w:val="1"/>
              </w:numPr>
              <w:spacing w:before="120" w:after="120" w:line="276" w:lineRule="auto"/>
              <w:rPr>
                <w:rFonts w:asciiTheme="minorHAnsi" w:hAnsiTheme="minorHAnsi" w:cs="Tahoma"/>
                <w:sz w:val="22"/>
                <w:szCs w:val="22"/>
              </w:rPr>
            </w:pPr>
          </w:p>
        </w:tc>
        <w:tc>
          <w:tcPr>
            <w:tcW w:w="4373" w:type="pct"/>
            <w:gridSpan w:val="2"/>
            <w:shd w:val="clear" w:color="auto" w:fill="C5E0B3" w:themeFill="accent6" w:themeFillTint="66"/>
          </w:tcPr>
          <w:p w14:paraId="4DD28BD2" w14:textId="71819E58" w:rsidR="009471A6" w:rsidRPr="00253B73"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Pr>
                <w:rFonts w:asciiTheme="minorHAnsi" w:hAnsiTheme="minorHAnsi" w:cs="Tahoma"/>
                <w:b/>
                <w:sz w:val="22"/>
                <w:szCs w:val="22"/>
              </w:rPr>
              <w:t xml:space="preserve">Imported Data </w:t>
            </w:r>
            <w:r w:rsidRPr="001E7EC9">
              <w:rPr>
                <w:rFonts w:asciiTheme="minorHAnsi" w:hAnsiTheme="minorHAnsi" w:cs="Tahoma"/>
                <w:b/>
                <w:sz w:val="22"/>
                <w:szCs w:val="22"/>
              </w:rPr>
              <w:t xml:space="preserve">Specifications: </w:t>
            </w:r>
            <w:r>
              <w:rPr>
                <w:rFonts w:asciiTheme="minorHAnsi" w:hAnsiTheme="minorHAnsi" w:cs="Tahoma"/>
                <w:b/>
                <w:sz w:val="22"/>
                <w:szCs w:val="22"/>
              </w:rPr>
              <w:t>ArmSoft</w:t>
            </w:r>
          </w:p>
        </w:tc>
      </w:tr>
      <w:tr w:rsidR="009471A6" w:rsidRPr="004C5B21" w14:paraId="2EFD45C0" w14:textId="77777777" w:rsidTr="009351BF">
        <w:trPr>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4EE9894A" w14:textId="77777777" w:rsidR="009471A6" w:rsidRPr="00246F18" w:rsidRDefault="009471A6" w:rsidP="009471A6">
            <w:pPr>
              <w:spacing w:before="120" w:after="120" w:line="276" w:lineRule="auto"/>
              <w:ind w:left="170"/>
              <w:rPr>
                <w:rFonts w:asciiTheme="minorHAnsi" w:hAnsiTheme="minorHAnsi" w:cs="Tahoma"/>
                <w:sz w:val="22"/>
                <w:szCs w:val="22"/>
              </w:rPr>
            </w:pPr>
          </w:p>
        </w:tc>
        <w:tc>
          <w:tcPr>
            <w:tcW w:w="685" w:type="pct"/>
            <w:shd w:val="clear" w:color="auto" w:fill="C5E0B3" w:themeFill="accent6" w:themeFillTint="66"/>
          </w:tcPr>
          <w:p w14:paraId="7044B08D" w14:textId="77777777" w:rsidR="009471A6" w:rsidRPr="00246F18" w:rsidRDefault="009471A6" w:rsidP="009471A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Source</w:t>
            </w:r>
          </w:p>
        </w:tc>
        <w:tc>
          <w:tcPr>
            <w:tcW w:w="3688" w:type="pct"/>
            <w:shd w:val="clear" w:color="auto" w:fill="C5E0B3" w:themeFill="accent6" w:themeFillTint="66"/>
          </w:tcPr>
          <w:p w14:paraId="1635F4CE" w14:textId="77777777" w:rsidR="009471A6" w:rsidRPr="00246F18" w:rsidRDefault="009471A6" w:rsidP="009471A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Data Description</w:t>
            </w:r>
          </w:p>
        </w:tc>
      </w:tr>
      <w:tr w:rsidR="009471A6" w:rsidRPr="004C5B21" w14:paraId="2555242D" w14:textId="77777777" w:rsidTr="009351B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27" w:type="pct"/>
          </w:tcPr>
          <w:p w14:paraId="45699218"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7E167729" w14:textId="4C01A30B" w:rsidR="009471A6" w:rsidRDefault="009471A6"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688" w:type="pct"/>
          </w:tcPr>
          <w:p w14:paraId="3EE654EF" w14:textId="52565197" w:rsidR="009471A6" w:rsidRDefault="009471A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type</w:t>
            </w:r>
          </w:p>
        </w:tc>
      </w:tr>
      <w:tr w:rsidR="009471A6" w:rsidRPr="004C5B21" w14:paraId="6F945ACD" w14:textId="77777777" w:rsidTr="009351BF">
        <w:trPr>
          <w:trHeight w:val="171"/>
        </w:trPr>
        <w:tc>
          <w:tcPr>
            <w:cnfStyle w:val="001000000000" w:firstRow="0" w:lastRow="0" w:firstColumn="1" w:lastColumn="0" w:oddVBand="0" w:evenVBand="0" w:oddHBand="0" w:evenHBand="0" w:firstRowFirstColumn="0" w:firstRowLastColumn="0" w:lastRowFirstColumn="0" w:lastRowLastColumn="0"/>
            <w:tcW w:w="627" w:type="pct"/>
          </w:tcPr>
          <w:p w14:paraId="7FE5EFC0" w14:textId="77777777" w:rsidR="009471A6" w:rsidRPr="004C5B21" w:rsidRDefault="009471A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332B9B47" w14:textId="601AB8D1" w:rsidR="009471A6" w:rsidRDefault="009471A6" w:rsidP="009471A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688" w:type="pct"/>
          </w:tcPr>
          <w:p w14:paraId="2AF0B674" w14:textId="0A640CA9" w:rsidR="009471A6" w:rsidRDefault="009471A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Amount of arrested funds on </w:t>
            </w:r>
            <w:r w:rsidR="00854DA7">
              <w:rPr>
                <w:rFonts w:asciiTheme="minorHAnsi" w:hAnsiTheme="minorHAnsi" w:cs="Tahoma"/>
                <w:sz w:val="22"/>
                <w:szCs w:val="22"/>
              </w:rPr>
              <w:t>LLC/</w:t>
            </w:r>
            <w:r>
              <w:rPr>
                <w:rFonts w:asciiTheme="minorHAnsi" w:hAnsiTheme="minorHAnsi" w:cs="Tahoma"/>
                <w:sz w:val="22"/>
                <w:szCs w:val="22"/>
              </w:rPr>
              <w:t>I-E accounts</w:t>
            </w:r>
          </w:p>
        </w:tc>
      </w:tr>
      <w:tr w:rsidR="00D2074C" w:rsidRPr="004C5B21" w14:paraId="45FD0E1C" w14:textId="77777777" w:rsidTr="009351B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27" w:type="pct"/>
          </w:tcPr>
          <w:p w14:paraId="75EA6EBD" w14:textId="77777777" w:rsidR="00D2074C" w:rsidRPr="004C5B21" w:rsidRDefault="00D2074C"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3DA73502" w14:textId="18131DF8" w:rsidR="00D2074C" w:rsidRDefault="00D2074C" w:rsidP="009471A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688" w:type="pct"/>
          </w:tcPr>
          <w:p w14:paraId="52A95A61" w14:textId="62326ACD" w:rsidR="00D2074C" w:rsidRPr="006F65DB" w:rsidRDefault="00D2074C"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color w:val="FF0000"/>
                <w:sz w:val="22"/>
                <w:szCs w:val="22"/>
              </w:rPr>
            </w:pPr>
            <w:r w:rsidRPr="00071149">
              <w:rPr>
                <w:rFonts w:asciiTheme="minorHAnsi" w:hAnsiTheme="minorHAnsi" w:cs="Tahoma"/>
                <w:sz w:val="22"/>
                <w:szCs w:val="22"/>
              </w:rPr>
              <w:t>Amount of arrested funds on Founder’s (applicant’s) accounts</w:t>
            </w:r>
          </w:p>
        </w:tc>
      </w:tr>
      <w:tr w:rsidR="00E35C86" w:rsidRPr="004C5B21" w14:paraId="2FC3D52B" w14:textId="77777777" w:rsidTr="009351BF">
        <w:trPr>
          <w:trHeight w:val="171"/>
        </w:trPr>
        <w:tc>
          <w:tcPr>
            <w:cnfStyle w:val="001000000000" w:firstRow="0" w:lastRow="0" w:firstColumn="1" w:lastColumn="0" w:oddVBand="0" w:evenVBand="0" w:oddHBand="0" w:evenHBand="0" w:firstRowFirstColumn="0" w:firstRowLastColumn="0" w:lastRowFirstColumn="0" w:lastRowLastColumn="0"/>
            <w:tcW w:w="627" w:type="pct"/>
          </w:tcPr>
          <w:p w14:paraId="010ABBF5" w14:textId="77777777" w:rsidR="00E35C86" w:rsidRPr="004C5B21" w:rsidRDefault="00E35C86"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13D95955" w14:textId="06D5AEC0" w:rsidR="00E35C86" w:rsidRPr="00E35C86" w:rsidRDefault="00E35C86" w:rsidP="0027205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sidRPr="00272052">
              <w:rPr>
                <w:rFonts w:asciiTheme="minorHAnsi" w:hAnsiTheme="minorHAnsi" w:cs="Tahoma"/>
                <w:sz w:val="22"/>
                <w:szCs w:val="22"/>
              </w:rPr>
              <w:t>ArmSoft</w:t>
            </w:r>
          </w:p>
        </w:tc>
        <w:tc>
          <w:tcPr>
            <w:tcW w:w="3688" w:type="pct"/>
          </w:tcPr>
          <w:p w14:paraId="1444D59E" w14:textId="5529C306" w:rsidR="00E35C86" w:rsidRPr="00071149" w:rsidRDefault="00E35C8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Average monthly</w:t>
            </w:r>
            <w:r w:rsidR="00C8058A">
              <w:rPr>
                <w:rFonts w:asciiTheme="minorHAnsi" w:hAnsiTheme="minorHAnsi" w:cs="Tahoma"/>
                <w:sz w:val="22"/>
                <w:szCs w:val="22"/>
              </w:rPr>
              <w:t xml:space="preserve"> </w:t>
            </w:r>
            <w:r w:rsidR="00C8058A" w:rsidRPr="00C8058A">
              <w:rPr>
                <w:rFonts w:asciiTheme="minorHAnsi" w:hAnsiTheme="minorHAnsi" w:cs="Tahoma"/>
                <w:sz w:val="22"/>
                <w:szCs w:val="22"/>
              </w:rPr>
              <w:t>net</w:t>
            </w:r>
            <w:r>
              <w:rPr>
                <w:rFonts w:asciiTheme="minorHAnsi" w:hAnsiTheme="minorHAnsi" w:cs="Tahoma"/>
                <w:sz w:val="22"/>
                <w:szCs w:val="22"/>
              </w:rPr>
              <w:t xml:space="preserve"> turnover for last 1</w:t>
            </w:r>
            <w:r w:rsidR="00B1049E">
              <w:rPr>
                <w:rFonts w:asciiTheme="minorHAnsi" w:hAnsiTheme="minorHAnsi" w:cs="Tahoma"/>
                <w:sz w:val="22"/>
                <w:szCs w:val="22"/>
              </w:rPr>
              <w:t>2</w:t>
            </w:r>
            <w:r>
              <w:rPr>
                <w:rFonts w:asciiTheme="minorHAnsi" w:hAnsiTheme="minorHAnsi" w:cs="Tahoma"/>
                <w:sz w:val="22"/>
                <w:szCs w:val="22"/>
              </w:rPr>
              <w:t xml:space="preserve"> </w:t>
            </w:r>
            <w:r w:rsidR="00B1049E">
              <w:rPr>
                <w:rFonts w:asciiTheme="minorHAnsi" w:hAnsiTheme="minorHAnsi" w:cs="Tahoma"/>
                <w:sz w:val="22"/>
                <w:szCs w:val="22"/>
              </w:rPr>
              <w:t>months</w:t>
            </w:r>
            <w:r w:rsidR="00272052">
              <w:rPr>
                <w:rFonts w:asciiTheme="minorHAnsi" w:hAnsiTheme="minorHAnsi" w:cs="Tahoma"/>
                <w:sz w:val="22"/>
                <w:szCs w:val="22"/>
              </w:rPr>
              <w:t xml:space="preserve"> (existing customers)</w:t>
            </w:r>
            <w:r w:rsidR="00CA14E2">
              <w:rPr>
                <w:rFonts w:ascii="Sylfaen" w:hAnsi="Sylfaen" w:cs="Tahoma"/>
                <w:sz w:val="22"/>
                <w:szCs w:val="22"/>
                <w:lang w:val="hy-AM"/>
              </w:rPr>
              <w:t xml:space="preserve"> </w:t>
            </w:r>
          </w:p>
        </w:tc>
      </w:tr>
      <w:tr w:rsidR="00B1049E" w:rsidRPr="004C5B21" w14:paraId="4964E97E" w14:textId="77777777" w:rsidTr="009351B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627" w:type="pct"/>
          </w:tcPr>
          <w:p w14:paraId="524A20AB" w14:textId="77777777" w:rsidR="00B1049E" w:rsidRPr="004C5B21" w:rsidRDefault="00B1049E"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00D424C1" w14:textId="17B84901" w:rsidR="00B1049E" w:rsidRPr="00272052" w:rsidRDefault="00B1049E" w:rsidP="00272052">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688" w:type="pct"/>
          </w:tcPr>
          <w:p w14:paraId="6592BCE1" w14:textId="00F68880" w:rsidR="00B1049E" w:rsidRDefault="00B1049E"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Average monthly</w:t>
            </w:r>
            <w:r w:rsidR="00C8058A">
              <w:rPr>
                <w:rFonts w:asciiTheme="minorHAnsi" w:hAnsiTheme="minorHAnsi" w:cs="Tahoma"/>
                <w:sz w:val="22"/>
                <w:szCs w:val="22"/>
              </w:rPr>
              <w:t xml:space="preserve"> net</w:t>
            </w:r>
            <w:r>
              <w:rPr>
                <w:rFonts w:asciiTheme="minorHAnsi" w:hAnsiTheme="minorHAnsi" w:cs="Tahoma"/>
                <w:sz w:val="22"/>
                <w:szCs w:val="22"/>
              </w:rPr>
              <w:t xml:space="preserve"> turnover for last 6 months (existing customers)</w:t>
            </w:r>
          </w:p>
        </w:tc>
      </w:tr>
      <w:tr w:rsidR="00B1049E" w:rsidRPr="004C5B21" w14:paraId="24B7F38E" w14:textId="77777777" w:rsidTr="009351BF">
        <w:trPr>
          <w:trHeight w:val="171"/>
        </w:trPr>
        <w:tc>
          <w:tcPr>
            <w:cnfStyle w:val="001000000000" w:firstRow="0" w:lastRow="0" w:firstColumn="1" w:lastColumn="0" w:oddVBand="0" w:evenVBand="0" w:oddHBand="0" w:evenHBand="0" w:firstRowFirstColumn="0" w:firstRowLastColumn="0" w:lastRowFirstColumn="0" w:lastRowLastColumn="0"/>
            <w:tcW w:w="627" w:type="pct"/>
          </w:tcPr>
          <w:p w14:paraId="002332A8" w14:textId="77777777" w:rsidR="00B1049E" w:rsidRPr="004C5B21" w:rsidRDefault="00B1049E" w:rsidP="00271FB8">
            <w:pPr>
              <w:pStyle w:val="ListParagraph"/>
              <w:numPr>
                <w:ilvl w:val="2"/>
                <w:numId w:val="1"/>
              </w:numPr>
              <w:spacing w:before="120" w:after="120" w:line="276" w:lineRule="auto"/>
              <w:rPr>
                <w:rFonts w:asciiTheme="minorHAnsi" w:hAnsiTheme="minorHAnsi" w:cs="Tahoma"/>
                <w:b w:val="0"/>
                <w:sz w:val="22"/>
                <w:szCs w:val="22"/>
              </w:rPr>
            </w:pPr>
          </w:p>
        </w:tc>
        <w:tc>
          <w:tcPr>
            <w:tcW w:w="685" w:type="pct"/>
          </w:tcPr>
          <w:p w14:paraId="615B13F2" w14:textId="400760EF" w:rsidR="00B1049E" w:rsidRDefault="00B1049E" w:rsidP="0027205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ArmSoft</w:t>
            </w:r>
          </w:p>
        </w:tc>
        <w:tc>
          <w:tcPr>
            <w:tcW w:w="3688" w:type="pct"/>
          </w:tcPr>
          <w:p w14:paraId="7E191E9A" w14:textId="64B28033" w:rsidR="00B1049E" w:rsidRDefault="006B3608"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Existing limit of revolving loans </w:t>
            </w:r>
            <w:r w:rsidR="008B6053">
              <w:rPr>
                <w:rFonts w:asciiTheme="minorHAnsi" w:hAnsiTheme="minorHAnsi" w:cs="Tahoma"/>
                <w:sz w:val="22"/>
                <w:szCs w:val="22"/>
              </w:rPr>
              <w:t xml:space="preserve">given </w:t>
            </w:r>
            <w:r>
              <w:rPr>
                <w:rFonts w:asciiTheme="minorHAnsi" w:hAnsiTheme="minorHAnsi" w:cs="Tahoma"/>
                <w:sz w:val="22"/>
                <w:szCs w:val="22"/>
              </w:rPr>
              <w:t>based</w:t>
            </w:r>
            <w:r w:rsidR="008B6053">
              <w:rPr>
                <w:rFonts w:asciiTheme="minorHAnsi" w:hAnsiTheme="minorHAnsi" w:cs="Tahoma"/>
                <w:sz w:val="22"/>
                <w:szCs w:val="22"/>
              </w:rPr>
              <w:t xml:space="preserve"> </w:t>
            </w:r>
            <w:r>
              <w:rPr>
                <w:rFonts w:asciiTheme="minorHAnsi" w:hAnsiTheme="minorHAnsi" w:cs="Tahoma"/>
                <w:sz w:val="22"/>
                <w:szCs w:val="22"/>
              </w:rPr>
              <w:t>on turnover (extracted based on product code)</w:t>
            </w:r>
          </w:p>
        </w:tc>
      </w:tr>
    </w:tbl>
    <w:p w14:paraId="0DB2AB90" w14:textId="79FFE3AA" w:rsidR="00585721" w:rsidRDefault="00585721" w:rsidP="00F431F7">
      <w:pPr>
        <w:spacing w:before="120" w:after="120" w:line="276" w:lineRule="auto"/>
        <w:rPr>
          <w:rFonts w:asciiTheme="minorHAnsi" w:hAnsiTheme="minorHAnsi"/>
          <w:sz w:val="22"/>
          <w:szCs w:val="22"/>
        </w:rPr>
      </w:pPr>
    </w:p>
    <w:p w14:paraId="666CDE23" w14:textId="01575A7E" w:rsidR="005C00C4" w:rsidRDefault="005C00C4" w:rsidP="00CF5EDD">
      <w:pPr>
        <w:pStyle w:val="Heading3"/>
        <w:spacing w:after="240"/>
      </w:pPr>
      <w:bookmarkStart w:id="46" w:name="_Toc525144682"/>
      <w:r>
        <w:t xml:space="preserve">Customer </w:t>
      </w:r>
      <w:r w:rsidR="0019666A">
        <w:t>Scoring</w:t>
      </w:r>
      <w:bookmarkEnd w:id="46"/>
    </w:p>
    <w:tbl>
      <w:tblPr>
        <w:tblStyle w:val="ListTable3-Accent61"/>
        <w:tblW w:w="4478" w:type="pct"/>
        <w:tblInd w:w="562" w:type="dxa"/>
        <w:tblLook w:val="04A0" w:firstRow="1" w:lastRow="0" w:firstColumn="1" w:lastColumn="0" w:noHBand="0" w:noVBand="1"/>
      </w:tblPr>
      <w:tblGrid>
        <w:gridCol w:w="1584"/>
        <w:gridCol w:w="11050"/>
      </w:tblGrid>
      <w:tr w:rsidR="005C00C4" w:rsidRPr="004C5B21" w14:paraId="281541A6" w14:textId="77777777" w:rsidTr="00EA35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7992C8BE" w14:textId="77777777" w:rsidR="005C00C4" w:rsidRPr="004C5B21" w:rsidRDefault="005C00C4" w:rsidP="00271FB8">
            <w:pPr>
              <w:pStyle w:val="ListParagraph"/>
              <w:numPr>
                <w:ilvl w:val="0"/>
                <w:numId w:val="1"/>
              </w:numPr>
              <w:spacing w:before="120" w:after="120" w:line="276" w:lineRule="auto"/>
              <w:rPr>
                <w:rFonts w:asciiTheme="minorHAnsi" w:hAnsiTheme="minorHAnsi" w:cs="Arial"/>
                <w:b w:val="0"/>
                <w:color w:val="FFFFFF"/>
                <w:sz w:val="22"/>
                <w:szCs w:val="22"/>
              </w:rPr>
            </w:pPr>
            <w:bookmarkStart w:id="47" w:name="_Ref522025080"/>
          </w:p>
        </w:tc>
        <w:bookmarkEnd w:id="47"/>
        <w:tc>
          <w:tcPr>
            <w:tcW w:w="4373" w:type="pct"/>
          </w:tcPr>
          <w:p w14:paraId="0F2C0DAC" w14:textId="0FD033B3" w:rsidR="005C00C4" w:rsidRPr="00732C82" w:rsidRDefault="005C00C4" w:rsidP="006F65DB">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 xml:space="preserve">Customer </w:t>
            </w:r>
            <w:r w:rsidR="006F65DB">
              <w:rPr>
                <w:rFonts w:asciiTheme="minorHAnsi" w:hAnsiTheme="minorHAnsi" w:cs="Tahoma"/>
                <w:b w:val="0"/>
                <w:color w:val="FFFFFF"/>
                <w:sz w:val="28"/>
                <w:szCs w:val="28"/>
              </w:rPr>
              <w:t>Scoring</w:t>
            </w:r>
          </w:p>
        </w:tc>
      </w:tr>
      <w:tr w:rsidR="005C00C4" w:rsidRPr="004C5B21" w14:paraId="3D96D226" w14:textId="77777777" w:rsidTr="00EA35CE">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2843FB1"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368C4098" w14:textId="77777777" w:rsidR="005C00C4" w:rsidRPr="004C5B21" w:rsidRDefault="005C00C4"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System</w:t>
            </w:r>
          </w:p>
        </w:tc>
      </w:tr>
      <w:tr w:rsidR="005C00C4" w:rsidRPr="004C5B21" w14:paraId="0CFE008C" w14:textId="77777777" w:rsidTr="00EA35CE">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E08C7DB"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11E8046A" w14:textId="055749CF" w:rsidR="00657FAB" w:rsidRPr="00657FAB" w:rsidRDefault="005C00C4" w:rsidP="00657FA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Pr>
                <w:rFonts w:asciiTheme="minorHAnsi" w:hAnsiTheme="minorHAnsi" w:cs="Arial"/>
                <w:sz w:val="22"/>
                <w:szCs w:val="22"/>
              </w:rPr>
              <w:t xml:space="preserve"> </w:t>
            </w:r>
            <w:r w:rsidR="00657FAB" w:rsidRPr="00657FAB">
              <w:rPr>
                <w:rFonts w:asciiTheme="minorHAnsi" w:hAnsiTheme="minorHAnsi" w:cs="Arial"/>
                <w:sz w:val="22"/>
                <w:szCs w:val="22"/>
              </w:rPr>
              <w:t>System has performed initial screening</w:t>
            </w:r>
          </w:p>
        </w:tc>
      </w:tr>
      <w:tr w:rsidR="005C00C4" w:rsidRPr="004C5B21" w14:paraId="7A14D3F8" w14:textId="77777777" w:rsidTr="00EA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0767AA84"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2F055183" w14:textId="77777777" w:rsidR="005C00C4" w:rsidRPr="004C5B21" w:rsidRDefault="005C00C4"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5C00C4" w:rsidRPr="004C5B21" w14:paraId="44770E44"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0C14D8F1"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AC5364A" w14:textId="6EC5D90A" w:rsidR="005C00C4" w:rsidRDefault="00657FAB" w:rsidP="00E0395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For those Customers, who have passed initial screening, </w:t>
            </w:r>
            <w:r w:rsidR="005C00C4">
              <w:rPr>
                <w:rFonts w:asciiTheme="minorHAnsi" w:hAnsiTheme="minorHAnsi" w:cs="Tahoma"/>
                <w:sz w:val="22"/>
                <w:szCs w:val="22"/>
              </w:rPr>
              <w:t xml:space="preserve">System </w:t>
            </w:r>
            <w:r>
              <w:rPr>
                <w:rFonts w:asciiTheme="minorHAnsi" w:hAnsiTheme="minorHAnsi" w:cs="Tahoma"/>
                <w:sz w:val="22"/>
                <w:szCs w:val="22"/>
              </w:rPr>
              <w:t xml:space="preserve">calculates customer score </w:t>
            </w:r>
            <w:r w:rsidR="00E0395D">
              <w:rPr>
                <w:rFonts w:asciiTheme="minorHAnsi" w:hAnsiTheme="minorHAnsi" w:cs="Tahoma"/>
                <w:sz w:val="22"/>
                <w:szCs w:val="22"/>
              </w:rPr>
              <w:t>and total exposure</w:t>
            </w:r>
            <w:r w:rsidR="00622A3E">
              <w:rPr>
                <w:rFonts w:asciiTheme="minorHAnsi" w:hAnsiTheme="minorHAnsi" w:cs="Tahoma"/>
                <w:sz w:val="22"/>
                <w:szCs w:val="22"/>
              </w:rPr>
              <w:t xml:space="preserve"> </w:t>
            </w:r>
            <w:r w:rsidR="00E0395D">
              <w:rPr>
                <w:rFonts w:asciiTheme="minorHAnsi" w:hAnsiTheme="minorHAnsi" w:cs="Tahoma"/>
                <w:sz w:val="22"/>
                <w:szCs w:val="22"/>
              </w:rPr>
              <w:t>(available limit)</w:t>
            </w:r>
            <w:r w:rsidR="00D2074C">
              <w:rPr>
                <w:rFonts w:asciiTheme="minorHAnsi" w:hAnsiTheme="minorHAnsi" w:cs="Tahoma"/>
                <w:sz w:val="22"/>
                <w:szCs w:val="22"/>
              </w:rPr>
              <w:t xml:space="preserve"> and interest rate</w:t>
            </w:r>
            <w:r w:rsidR="00E0395D">
              <w:rPr>
                <w:rFonts w:asciiTheme="minorHAnsi" w:hAnsiTheme="minorHAnsi" w:cs="Tahoma"/>
                <w:sz w:val="22"/>
                <w:szCs w:val="22"/>
              </w:rPr>
              <w:t>.</w:t>
            </w:r>
          </w:p>
          <w:p w14:paraId="044A44CF" w14:textId="77777777" w:rsidR="00E0395D" w:rsidRPr="00EF17D5" w:rsidRDefault="00E0395D" w:rsidP="00E0395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The above </w:t>
            </w:r>
            <w:r w:rsidRPr="00EF17D5">
              <w:rPr>
                <w:rFonts w:asciiTheme="minorHAnsi" w:hAnsiTheme="minorHAnsi" w:cs="Tahoma"/>
                <w:sz w:val="22"/>
                <w:szCs w:val="22"/>
              </w:rPr>
              <w:t>should be calculated for:</w:t>
            </w:r>
          </w:p>
          <w:p w14:paraId="6B380230" w14:textId="3E2B8F4D" w:rsidR="00E0395D" w:rsidRPr="00EF17D5" w:rsidRDefault="00854DA7"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LLC/</w:t>
            </w:r>
            <w:r w:rsidR="00E0395D" w:rsidRPr="00EF17D5">
              <w:rPr>
                <w:rFonts w:asciiTheme="minorHAnsi" w:hAnsiTheme="minorHAnsi" w:cs="Tahoma"/>
                <w:sz w:val="22"/>
                <w:szCs w:val="22"/>
              </w:rPr>
              <w:t>I-E in all cases</w:t>
            </w:r>
          </w:p>
          <w:p w14:paraId="16D3552B" w14:textId="5F10AA10" w:rsidR="00E0395D" w:rsidRPr="00E0395D" w:rsidRDefault="00E039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EF17D5">
              <w:rPr>
                <w:rFonts w:asciiTheme="minorHAnsi" w:hAnsiTheme="minorHAnsi" w:cs="Tahoma"/>
                <w:sz w:val="22"/>
                <w:szCs w:val="22"/>
              </w:rPr>
              <w:t>Founder, if it is the same person as the applicant</w:t>
            </w:r>
            <w:r w:rsidR="007208DD" w:rsidRPr="00EF17D5">
              <w:rPr>
                <w:rFonts w:asciiTheme="minorHAnsi" w:hAnsiTheme="minorHAnsi" w:cs="Tahoma"/>
                <w:sz w:val="22"/>
                <w:szCs w:val="22"/>
              </w:rPr>
              <w:t>, and if there is only one founder of SME</w:t>
            </w:r>
          </w:p>
        </w:tc>
      </w:tr>
      <w:tr w:rsidR="00E0395D" w:rsidRPr="004C5B21" w14:paraId="4E75A6C0"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3DA2E1B0" w14:textId="77777777" w:rsidR="00E0395D" w:rsidRPr="00EC603C" w:rsidRDefault="00E0395D"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2EED0317" w14:textId="77777777" w:rsidR="008B6053" w:rsidRPr="00EC603C" w:rsidRDefault="00E0395D" w:rsidP="008E261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C603C">
              <w:rPr>
                <w:rFonts w:asciiTheme="minorHAnsi" w:hAnsiTheme="minorHAnsi" w:cs="Tahoma"/>
                <w:sz w:val="22"/>
                <w:szCs w:val="22"/>
              </w:rPr>
              <w:t>If Founders scoring and exposure is calculated, the overall exposure (available loan limit) should be equal to</w:t>
            </w:r>
            <w:r w:rsidR="008B6053" w:rsidRPr="00EC603C">
              <w:rPr>
                <w:rFonts w:asciiTheme="minorHAnsi" w:hAnsiTheme="minorHAnsi" w:cs="Tahoma"/>
                <w:sz w:val="22"/>
                <w:szCs w:val="22"/>
              </w:rPr>
              <w:t>:</w:t>
            </w:r>
          </w:p>
          <w:p w14:paraId="54F3E73E" w14:textId="282559D0" w:rsidR="00E0395D" w:rsidRPr="00EC603C" w:rsidRDefault="008B605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color w:val="FF0000"/>
                <w:sz w:val="22"/>
                <w:szCs w:val="22"/>
              </w:rPr>
            </w:pPr>
            <w:r w:rsidRPr="00EC603C">
              <w:rPr>
                <w:rFonts w:asciiTheme="minorHAnsi" w:hAnsiTheme="minorHAnsi" w:cs="Tahoma"/>
                <w:sz w:val="22"/>
                <w:szCs w:val="22"/>
              </w:rPr>
              <w:t>T</w:t>
            </w:r>
            <w:r w:rsidR="00E0395D" w:rsidRPr="00EC603C">
              <w:rPr>
                <w:rFonts w:asciiTheme="minorHAnsi" w:hAnsiTheme="minorHAnsi" w:cs="Tahoma"/>
                <w:sz w:val="22"/>
                <w:szCs w:val="22"/>
              </w:rPr>
              <w:t xml:space="preserve">he maximum between exposures calculated for </w:t>
            </w:r>
            <w:r w:rsidR="004F02DB" w:rsidRPr="00EC603C">
              <w:rPr>
                <w:rFonts w:asciiTheme="minorHAnsi" w:hAnsiTheme="minorHAnsi" w:cs="Tahoma"/>
                <w:sz w:val="22"/>
                <w:szCs w:val="22"/>
              </w:rPr>
              <w:t xml:space="preserve">LLC </w:t>
            </w:r>
            <w:r w:rsidR="00E0395D" w:rsidRPr="00EC603C">
              <w:rPr>
                <w:rFonts w:asciiTheme="minorHAnsi" w:hAnsiTheme="minorHAnsi" w:cs="Tahoma"/>
                <w:sz w:val="22"/>
                <w:szCs w:val="22"/>
              </w:rPr>
              <w:t>and Founder</w:t>
            </w:r>
            <w:r w:rsidR="00BD0E4D" w:rsidRPr="00EC603C">
              <w:rPr>
                <w:rFonts w:asciiTheme="minorHAnsi" w:hAnsiTheme="minorHAnsi" w:cs="Tahoma"/>
                <w:sz w:val="22"/>
                <w:szCs w:val="22"/>
              </w:rPr>
              <w:t xml:space="preserve"> </w:t>
            </w:r>
            <w:r w:rsidR="008E2612" w:rsidRPr="00EC603C">
              <w:rPr>
                <w:rFonts w:asciiTheme="minorHAnsi" w:hAnsiTheme="minorHAnsi" w:cs="Tahoma"/>
                <w:sz w:val="22"/>
                <w:szCs w:val="22"/>
              </w:rPr>
              <w:t>b</w:t>
            </w:r>
            <w:r w:rsidR="00BD0E4D" w:rsidRPr="00EC603C">
              <w:rPr>
                <w:rFonts w:asciiTheme="minorHAnsi" w:hAnsiTheme="minorHAnsi" w:cs="Tahoma"/>
                <w:sz w:val="22"/>
                <w:szCs w:val="22"/>
              </w:rPr>
              <w:t>ut no more</w:t>
            </w:r>
            <w:r w:rsidR="001D43C4" w:rsidRPr="00EC603C">
              <w:rPr>
                <w:rFonts w:asciiTheme="minorHAnsi" w:hAnsiTheme="minorHAnsi" w:cs="Tahoma"/>
                <w:sz w:val="22"/>
                <w:szCs w:val="22"/>
              </w:rPr>
              <w:t xml:space="preserve"> than the applied amount.</w:t>
            </w:r>
          </w:p>
          <w:p w14:paraId="545757B4" w14:textId="77777777" w:rsidR="008B6053" w:rsidRPr="00EC603C" w:rsidRDefault="008B605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color w:val="FF0000"/>
                <w:sz w:val="22"/>
                <w:szCs w:val="22"/>
              </w:rPr>
            </w:pPr>
            <w:r w:rsidRPr="00EC603C">
              <w:rPr>
                <w:rFonts w:asciiTheme="minorHAnsi" w:hAnsiTheme="minorHAnsi" w:cs="Tahoma"/>
                <w:sz w:val="22"/>
                <w:szCs w:val="22"/>
              </w:rPr>
              <w:t>The sum of exposures calculated for I/E and individual, but no more than the applied amount.</w:t>
            </w:r>
          </w:p>
          <w:p w14:paraId="2CB8F401" w14:textId="2B5F55C3" w:rsidR="008B6053" w:rsidRPr="00EC603C" w:rsidRDefault="008B6053"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color w:val="FF0000"/>
                <w:sz w:val="22"/>
                <w:szCs w:val="22"/>
              </w:rPr>
            </w:pPr>
            <w:r w:rsidRPr="00EC603C">
              <w:rPr>
                <w:rFonts w:asciiTheme="minorHAnsi" w:hAnsiTheme="minorHAnsi" w:cs="Tahoma"/>
                <w:sz w:val="22"/>
                <w:szCs w:val="22"/>
              </w:rPr>
              <w:t xml:space="preserve">If there are more than one </w:t>
            </w:r>
            <w:r w:rsidR="0040111F" w:rsidRPr="00EC603C">
              <w:rPr>
                <w:rFonts w:asciiTheme="minorHAnsi" w:hAnsiTheme="minorHAnsi" w:cs="Tahoma"/>
                <w:sz w:val="22"/>
                <w:szCs w:val="22"/>
              </w:rPr>
              <w:t>founders,</w:t>
            </w:r>
            <w:r w:rsidRPr="00EC603C">
              <w:rPr>
                <w:rFonts w:asciiTheme="minorHAnsi" w:hAnsiTheme="minorHAnsi" w:cs="Tahoma"/>
                <w:sz w:val="22"/>
                <w:szCs w:val="22"/>
              </w:rPr>
              <w:t xml:space="preserve"> or director and founder are different, offer only SME exposure but no more than the applied amount.</w:t>
            </w:r>
          </w:p>
        </w:tc>
      </w:tr>
      <w:tr w:rsidR="00657FAB" w:rsidRPr="004C5B21" w14:paraId="3D59DABD"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17663F88" w14:textId="559C45AC" w:rsidR="00657FAB" w:rsidRPr="004C5B21" w:rsidRDefault="00657FAB"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118BBD87" w14:textId="4A3568F2" w:rsidR="000F6F5E" w:rsidRPr="00622A3E" w:rsidRDefault="000F6F5E" w:rsidP="00657FA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22A3E">
              <w:rPr>
                <w:rFonts w:asciiTheme="minorHAnsi" w:hAnsiTheme="minorHAnsi" w:cs="Tahoma"/>
                <w:sz w:val="22"/>
                <w:szCs w:val="22"/>
              </w:rPr>
              <w:t xml:space="preserve">Automated customer scoring is performed via an external </w:t>
            </w:r>
            <w:r w:rsidR="00C36CEC" w:rsidRPr="00C36CEC">
              <w:rPr>
                <w:rFonts w:asciiTheme="minorHAnsi" w:hAnsiTheme="minorHAnsi" w:cs="Tahoma"/>
                <w:sz w:val="22"/>
                <w:szCs w:val="22"/>
              </w:rPr>
              <w:t xml:space="preserve">custom developed </w:t>
            </w:r>
            <w:r w:rsidRPr="00622A3E">
              <w:rPr>
                <w:rFonts w:asciiTheme="minorHAnsi" w:hAnsiTheme="minorHAnsi" w:cs="Tahoma"/>
                <w:sz w:val="22"/>
                <w:szCs w:val="22"/>
              </w:rPr>
              <w:t>application</w:t>
            </w:r>
            <w:r w:rsidR="00C36CEC">
              <w:rPr>
                <w:rFonts w:asciiTheme="minorHAnsi" w:hAnsiTheme="minorHAnsi" w:cs="Tahoma"/>
                <w:sz w:val="22"/>
                <w:szCs w:val="22"/>
              </w:rPr>
              <w:t xml:space="preserve"> (</w:t>
            </w:r>
            <w:r w:rsidR="00C36CEC" w:rsidRPr="00C36CEC">
              <w:rPr>
                <w:rFonts w:asciiTheme="minorHAnsi" w:hAnsiTheme="minorHAnsi" w:cs="Tahoma"/>
                <w:sz w:val="22"/>
                <w:szCs w:val="22"/>
              </w:rPr>
              <w:t>o</w:t>
            </w:r>
            <w:r w:rsidR="00C36CEC">
              <w:rPr>
                <w:rFonts w:asciiTheme="minorHAnsi" w:hAnsiTheme="minorHAnsi" w:cs="Tahoma"/>
                <w:sz w:val="22"/>
                <w:szCs w:val="22"/>
              </w:rPr>
              <w:t>wned by RMC)</w:t>
            </w:r>
            <w:r w:rsidRPr="00622A3E">
              <w:rPr>
                <w:rFonts w:asciiTheme="minorHAnsi" w:hAnsiTheme="minorHAnsi" w:cs="Tahoma"/>
                <w:sz w:val="22"/>
                <w:szCs w:val="22"/>
              </w:rPr>
              <w:t xml:space="preserve"> based on the below information. SME lending app should:</w:t>
            </w:r>
          </w:p>
          <w:p w14:paraId="7F8F3D6B" w14:textId="4A34AD31" w:rsidR="000F6F5E" w:rsidRPr="00622A3E" w:rsidRDefault="000F6F5E"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22A3E">
              <w:rPr>
                <w:rFonts w:asciiTheme="minorHAnsi" w:hAnsiTheme="minorHAnsi" w:cs="Tahoma"/>
                <w:sz w:val="22"/>
                <w:szCs w:val="22"/>
              </w:rPr>
              <w:t>Feed the below information into the scoring app,</w:t>
            </w:r>
          </w:p>
          <w:p w14:paraId="12A6CDC9" w14:textId="78310A5C" w:rsidR="000F6F5E" w:rsidRPr="00622A3E" w:rsidRDefault="000F6F5E"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22A3E">
              <w:rPr>
                <w:rFonts w:asciiTheme="minorHAnsi" w:hAnsiTheme="minorHAnsi" w:cs="Tahoma"/>
                <w:sz w:val="22"/>
                <w:szCs w:val="22"/>
              </w:rPr>
              <w:t>Retrieve the customer score from there.</w:t>
            </w:r>
          </w:p>
          <w:tbl>
            <w:tblPr>
              <w:tblW w:w="0" w:type="auto"/>
              <w:tblCellMar>
                <w:left w:w="0" w:type="dxa"/>
                <w:right w:w="0" w:type="dxa"/>
              </w:tblCellMar>
              <w:tblLook w:val="04A0" w:firstRow="1" w:lastRow="0" w:firstColumn="1" w:lastColumn="0" w:noHBand="0" w:noVBand="1"/>
            </w:tblPr>
            <w:tblGrid>
              <w:gridCol w:w="419"/>
              <w:gridCol w:w="7598"/>
              <w:gridCol w:w="2551"/>
            </w:tblGrid>
            <w:tr w:rsidR="00D45A8D" w:rsidRPr="00D45A8D" w14:paraId="4FB54E56" w14:textId="3963429D" w:rsidTr="00622A3E">
              <w:trPr>
                <w:trHeight w:val="313"/>
              </w:trPr>
              <w:tc>
                <w:tcPr>
                  <w:tcW w:w="0" w:type="auto"/>
                  <w:tcBorders>
                    <w:top w:val="single" w:sz="8" w:space="0" w:color="808080"/>
                    <w:left w:val="single" w:sz="8" w:space="0" w:color="808080"/>
                    <w:bottom w:val="single" w:sz="8" w:space="0" w:color="808080"/>
                    <w:right w:val="single" w:sz="8" w:space="0" w:color="808080"/>
                  </w:tcBorders>
                  <w:shd w:val="clear" w:color="auto" w:fill="92D050"/>
                  <w:noWrap/>
                  <w:tcMar>
                    <w:top w:w="0" w:type="dxa"/>
                    <w:left w:w="108" w:type="dxa"/>
                    <w:bottom w:w="0" w:type="dxa"/>
                    <w:right w:w="108" w:type="dxa"/>
                  </w:tcMar>
                  <w:vAlign w:val="center"/>
                  <w:hideMark/>
                </w:tcPr>
                <w:p w14:paraId="46F336FA" w14:textId="77777777" w:rsidR="000F6F5E" w:rsidRPr="00D45A8D" w:rsidRDefault="000F6F5E"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N</w:t>
                  </w:r>
                </w:p>
              </w:tc>
              <w:tc>
                <w:tcPr>
                  <w:tcW w:w="7598" w:type="dxa"/>
                  <w:tcBorders>
                    <w:top w:val="single" w:sz="8" w:space="0" w:color="808080"/>
                    <w:left w:val="nil"/>
                    <w:bottom w:val="single" w:sz="8" w:space="0" w:color="808080"/>
                    <w:right w:val="single" w:sz="8" w:space="0" w:color="808080"/>
                  </w:tcBorders>
                  <w:shd w:val="clear" w:color="auto" w:fill="92D050"/>
                  <w:noWrap/>
                  <w:tcMar>
                    <w:top w:w="0" w:type="dxa"/>
                    <w:left w:w="108" w:type="dxa"/>
                    <w:bottom w:w="0" w:type="dxa"/>
                    <w:right w:w="108" w:type="dxa"/>
                  </w:tcMar>
                  <w:vAlign w:val="center"/>
                  <w:hideMark/>
                </w:tcPr>
                <w:p w14:paraId="7B90E810" w14:textId="728F511B" w:rsidR="000F6F5E" w:rsidRPr="00D45A8D" w:rsidRDefault="00C43F50"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Parameters</w:t>
                  </w:r>
                </w:p>
              </w:tc>
              <w:tc>
                <w:tcPr>
                  <w:tcW w:w="2551" w:type="dxa"/>
                  <w:tcBorders>
                    <w:top w:val="single" w:sz="8" w:space="0" w:color="808080"/>
                    <w:left w:val="nil"/>
                    <w:bottom w:val="single" w:sz="8" w:space="0" w:color="808080"/>
                    <w:right w:val="single" w:sz="8" w:space="0" w:color="808080"/>
                  </w:tcBorders>
                  <w:shd w:val="clear" w:color="auto" w:fill="92D050"/>
                  <w:tcMar>
                    <w:top w:w="0" w:type="dxa"/>
                    <w:left w:w="108" w:type="dxa"/>
                    <w:bottom w:w="0" w:type="dxa"/>
                    <w:right w:w="108" w:type="dxa"/>
                  </w:tcMar>
                  <w:vAlign w:val="center"/>
                  <w:hideMark/>
                </w:tcPr>
                <w:p w14:paraId="0123A674" w14:textId="6C56C6EA" w:rsidR="000F6F5E" w:rsidRPr="00D45A8D" w:rsidRDefault="00C43F50"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Source of Information</w:t>
                  </w:r>
                </w:p>
              </w:tc>
            </w:tr>
            <w:tr w:rsidR="00D45A8D" w:rsidRPr="00D45A8D" w14:paraId="4EEB50E8" w14:textId="7322CB79" w:rsidTr="00EA35CE">
              <w:trPr>
                <w:trHeight w:val="270"/>
              </w:trPr>
              <w:tc>
                <w:tcPr>
                  <w:tcW w:w="0" w:type="auto"/>
                  <w:tcBorders>
                    <w:top w:val="nil"/>
                    <w:left w:val="single" w:sz="8" w:space="0" w:color="808080"/>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798B1ACC" w14:textId="77777777" w:rsidR="000F6F5E" w:rsidRPr="00D45A8D" w:rsidRDefault="000F6F5E" w:rsidP="00B315BD">
                  <w:pPr>
                    <w:rPr>
                      <w:rFonts w:asciiTheme="majorHAnsi" w:hAnsiTheme="majorHAnsi" w:cstheme="minorHAnsi"/>
                      <w:b/>
                      <w:bCs/>
                      <w:sz w:val="20"/>
                      <w:szCs w:val="20"/>
                    </w:rPr>
                  </w:pPr>
                  <w:r w:rsidRPr="00D45A8D">
                    <w:rPr>
                      <w:rFonts w:asciiTheme="majorHAnsi" w:hAnsiTheme="majorHAnsi" w:cstheme="minorHAnsi"/>
                      <w:b/>
                      <w:bCs/>
                      <w:sz w:val="20"/>
                      <w:szCs w:val="20"/>
                    </w:rPr>
                    <w:t> </w:t>
                  </w:r>
                </w:p>
              </w:tc>
              <w:tc>
                <w:tcPr>
                  <w:tcW w:w="7598"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688FFC71" w14:textId="5B6432BA" w:rsidR="000F6F5E" w:rsidRPr="00D45A8D" w:rsidRDefault="000F6F5E" w:rsidP="00C43F50">
                  <w:pPr>
                    <w:rPr>
                      <w:rFonts w:asciiTheme="majorHAnsi" w:hAnsiTheme="majorHAnsi" w:cstheme="minorHAnsi"/>
                      <w:b/>
                      <w:bCs/>
                      <w:sz w:val="20"/>
                      <w:szCs w:val="20"/>
                    </w:rPr>
                  </w:pPr>
                  <w:r w:rsidRPr="00D45A8D">
                    <w:rPr>
                      <w:rFonts w:asciiTheme="majorHAnsi" w:hAnsiTheme="majorHAnsi" w:cstheme="minorHAnsi"/>
                      <w:b/>
                      <w:bCs/>
                      <w:sz w:val="20"/>
                      <w:szCs w:val="20"/>
                    </w:rPr>
                    <w:t xml:space="preserve">1. </w:t>
                  </w:r>
                  <w:r w:rsidR="00C43F50" w:rsidRPr="00D45A8D">
                    <w:rPr>
                      <w:rFonts w:asciiTheme="majorHAnsi" w:hAnsiTheme="majorHAnsi" w:cs="Arial"/>
                      <w:b/>
                      <w:bCs/>
                      <w:sz w:val="20"/>
                      <w:szCs w:val="20"/>
                    </w:rPr>
                    <w:t>Business Risks</w:t>
                  </w:r>
                </w:p>
              </w:tc>
              <w:tc>
                <w:tcPr>
                  <w:tcW w:w="2551"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76D47076" w14:textId="77777777" w:rsidR="000F6F5E" w:rsidRPr="00D45A8D" w:rsidRDefault="000F6F5E"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 </w:t>
                  </w:r>
                </w:p>
              </w:tc>
            </w:tr>
            <w:tr w:rsidR="00D45A8D" w:rsidRPr="00D45A8D" w14:paraId="7ED6CA21" w14:textId="1FD8310F"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348BBFCE"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1</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704A0E69" w14:textId="41BD60D6" w:rsidR="000F6F5E" w:rsidRPr="00D45A8D" w:rsidRDefault="00C43F50" w:rsidP="00B315BD">
                  <w:pPr>
                    <w:jc w:val="right"/>
                    <w:rPr>
                      <w:rFonts w:asciiTheme="majorHAnsi" w:hAnsiTheme="majorHAnsi" w:cstheme="minorHAnsi"/>
                      <w:sz w:val="20"/>
                      <w:szCs w:val="20"/>
                    </w:rPr>
                  </w:pPr>
                  <w:r w:rsidRPr="00D45A8D">
                    <w:rPr>
                      <w:rFonts w:asciiTheme="majorHAnsi" w:hAnsiTheme="majorHAnsi" w:cs="Arial"/>
                      <w:sz w:val="20"/>
                      <w:szCs w:val="20"/>
                    </w:rPr>
                    <w:t>Type of Business/Industry</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337E3207" w14:textId="1B1B2CBC" w:rsidR="000F6F5E" w:rsidRDefault="000F6F5E" w:rsidP="00B315BD">
                  <w:pPr>
                    <w:jc w:val="center"/>
                    <w:rPr>
                      <w:rFonts w:asciiTheme="majorHAnsi" w:hAnsiTheme="majorHAnsi" w:cs="Arial"/>
                      <w:sz w:val="20"/>
                      <w:szCs w:val="20"/>
                    </w:rPr>
                  </w:pPr>
                </w:p>
                <w:p w14:paraId="6417C469" w14:textId="0B52116F" w:rsidR="003D3C5E" w:rsidRPr="00D45A8D" w:rsidRDefault="003D3C5E" w:rsidP="00B315BD">
                  <w:pPr>
                    <w:jc w:val="center"/>
                    <w:rPr>
                      <w:rFonts w:asciiTheme="majorHAnsi" w:hAnsiTheme="majorHAnsi" w:cstheme="minorHAnsi"/>
                      <w:sz w:val="20"/>
                      <w:szCs w:val="20"/>
                    </w:rPr>
                  </w:pPr>
                  <w:r w:rsidRPr="00D45A8D">
                    <w:rPr>
                      <w:rFonts w:asciiTheme="majorHAnsi" w:hAnsiTheme="majorHAnsi" w:cs="Arial"/>
                      <w:sz w:val="20"/>
                      <w:szCs w:val="20"/>
                    </w:rPr>
                    <w:t>LE State registry/Ekeng</w:t>
                  </w:r>
                </w:p>
              </w:tc>
            </w:tr>
            <w:tr w:rsidR="00D45A8D" w:rsidRPr="00D45A8D" w14:paraId="03B54853" w14:textId="53955759"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111559F7"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2</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7B290383" w14:textId="717D3850" w:rsidR="000F6F5E" w:rsidRPr="00D45A8D" w:rsidRDefault="00C43F50" w:rsidP="00C43F50">
                  <w:pPr>
                    <w:jc w:val="right"/>
                    <w:rPr>
                      <w:rFonts w:asciiTheme="majorHAnsi" w:hAnsiTheme="majorHAnsi" w:cstheme="minorHAnsi"/>
                      <w:sz w:val="20"/>
                      <w:szCs w:val="20"/>
                    </w:rPr>
                  </w:pPr>
                  <w:r w:rsidRPr="00D45A8D">
                    <w:rPr>
                      <w:rFonts w:asciiTheme="majorHAnsi" w:hAnsiTheme="majorHAnsi" w:cs="Arial"/>
                      <w:sz w:val="20"/>
                      <w:szCs w:val="20"/>
                    </w:rPr>
                    <w:t>Business activity period</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6F78ADED" w14:textId="01937B8E"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 xml:space="preserve"> LE State registry/Ekeng</w:t>
                  </w:r>
                </w:p>
              </w:tc>
            </w:tr>
            <w:tr w:rsidR="00D45A8D" w:rsidRPr="00D45A8D" w14:paraId="6B703671" w14:textId="20169576"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5CA448EE"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3</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258EB5D1" w14:textId="50296344" w:rsidR="000F6F5E" w:rsidRPr="00D45A8D" w:rsidRDefault="00EA35CE" w:rsidP="00B315BD">
                  <w:pPr>
                    <w:jc w:val="right"/>
                    <w:rPr>
                      <w:rFonts w:asciiTheme="majorHAnsi" w:hAnsiTheme="majorHAnsi" w:cstheme="minorHAnsi"/>
                      <w:sz w:val="20"/>
                      <w:szCs w:val="20"/>
                    </w:rPr>
                  </w:pPr>
                  <w:r w:rsidRPr="00D45A8D">
                    <w:rPr>
                      <w:rFonts w:asciiTheme="majorHAnsi" w:hAnsiTheme="majorHAnsi" w:cs="Arial"/>
                      <w:sz w:val="20"/>
                      <w:szCs w:val="20"/>
                    </w:rPr>
                    <w:t>Business organizationa</w:t>
                  </w:r>
                  <w:r w:rsidR="00C43F50" w:rsidRPr="00D45A8D">
                    <w:rPr>
                      <w:rFonts w:asciiTheme="majorHAnsi" w:hAnsiTheme="majorHAnsi" w:cs="Arial"/>
                      <w:sz w:val="20"/>
                      <w:szCs w:val="20"/>
                    </w:rPr>
                    <w:t>l-legal type</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6EE1E738" w14:textId="30A20684"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LE State registry/Ekeng</w:t>
                  </w:r>
                </w:p>
              </w:tc>
            </w:tr>
            <w:tr w:rsidR="00D45A8D" w:rsidRPr="00D45A8D" w14:paraId="20532946" w14:textId="04008F64"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AE58ADB"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4</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30CCC7F" w14:textId="5774E3BA" w:rsidR="000F6F5E" w:rsidRPr="00D45A8D" w:rsidRDefault="00C43F50" w:rsidP="00B315BD">
                  <w:pPr>
                    <w:jc w:val="right"/>
                    <w:rPr>
                      <w:rFonts w:asciiTheme="majorHAnsi" w:hAnsiTheme="majorHAnsi" w:cstheme="minorHAnsi"/>
                      <w:sz w:val="20"/>
                      <w:szCs w:val="20"/>
                    </w:rPr>
                  </w:pPr>
                  <w:r w:rsidRPr="00D45A8D">
                    <w:rPr>
                      <w:rFonts w:asciiTheme="majorHAnsi" w:hAnsiTheme="majorHAnsi" w:cs="Arial"/>
                      <w:sz w:val="20"/>
                      <w:szCs w:val="20"/>
                    </w:rPr>
                    <w:t>Number of employees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7D0E1546" w14:textId="5316569E"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Nork/Ekeng</w:t>
                  </w:r>
                </w:p>
              </w:tc>
            </w:tr>
            <w:tr w:rsidR="00D45A8D" w:rsidRPr="00D45A8D" w14:paraId="7B47458D" w14:textId="4D9C7D00"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31632C3C"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5</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4A4D06A" w14:textId="1596D3CB" w:rsidR="000F6F5E" w:rsidRPr="00D45A8D" w:rsidRDefault="00C43F50" w:rsidP="00B315BD">
                  <w:pPr>
                    <w:jc w:val="right"/>
                    <w:rPr>
                      <w:rFonts w:asciiTheme="majorHAnsi" w:hAnsiTheme="majorHAnsi" w:cstheme="minorHAnsi"/>
                      <w:sz w:val="20"/>
                      <w:szCs w:val="20"/>
                    </w:rPr>
                  </w:pPr>
                  <w:r w:rsidRPr="00D45A8D">
                    <w:rPr>
                      <w:rFonts w:asciiTheme="majorHAnsi" w:hAnsiTheme="majorHAnsi" w:cs="Arial"/>
                      <w:sz w:val="20"/>
                      <w:szCs w:val="20"/>
                    </w:rPr>
                    <w:t>Business registration address</w:t>
                  </w:r>
                  <w:r w:rsidR="000F6F5E" w:rsidRPr="00D45A8D">
                    <w:rPr>
                      <w:rFonts w:asciiTheme="majorHAnsi" w:hAnsiTheme="majorHAnsi" w:cstheme="minorHAnsi"/>
                      <w:sz w:val="20"/>
                      <w:szCs w:val="20"/>
                    </w:rPr>
                    <w:t xml:space="preserve"> </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01DC4B74" w14:textId="7355C8EF"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LE State registry/Ekeng</w:t>
                  </w:r>
                </w:p>
              </w:tc>
            </w:tr>
            <w:tr w:rsidR="00D45A8D" w:rsidRPr="00D45A8D" w14:paraId="3586B8E7" w14:textId="14378CA2" w:rsidTr="00EA35CE">
              <w:trPr>
                <w:trHeight w:val="285"/>
              </w:trPr>
              <w:tc>
                <w:tcPr>
                  <w:tcW w:w="0" w:type="auto"/>
                  <w:tcBorders>
                    <w:top w:val="nil"/>
                    <w:left w:val="single" w:sz="8" w:space="0" w:color="808080"/>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78443D10" w14:textId="77777777" w:rsidR="000F6F5E" w:rsidRPr="00D45A8D" w:rsidRDefault="000F6F5E" w:rsidP="00B315BD">
                  <w:pPr>
                    <w:rPr>
                      <w:rFonts w:asciiTheme="majorHAnsi" w:hAnsiTheme="majorHAnsi" w:cstheme="minorHAnsi"/>
                      <w:b/>
                      <w:bCs/>
                      <w:sz w:val="20"/>
                      <w:szCs w:val="20"/>
                    </w:rPr>
                  </w:pPr>
                  <w:r w:rsidRPr="00D45A8D">
                    <w:rPr>
                      <w:rFonts w:asciiTheme="majorHAnsi" w:hAnsiTheme="majorHAnsi" w:cstheme="minorHAnsi"/>
                      <w:b/>
                      <w:bCs/>
                      <w:sz w:val="20"/>
                      <w:szCs w:val="20"/>
                    </w:rPr>
                    <w:t> </w:t>
                  </w:r>
                </w:p>
              </w:tc>
              <w:tc>
                <w:tcPr>
                  <w:tcW w:w="7598"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6CE795E8" w14:textId="6E420FA5" w:rsidR="000F6F5E" w:rsidRPr="00D45A8D" w:rsidRDefault="000F6F5E" w:rsidP="00C43F50">
                  <w:pPr>
                    <w:rPr>
                      <w:rFonts w:asciiTheme="majorHAnsi" w:hAnsiTheme="majorHAnsi" w:cstheme="minorHAnsi"/>
                      <w:b/>
                      <w:bCs/>
                      <w:sz w:val="20"/>
                      <w:szCs w:val="20"/>
                    </w:rPr>
                  </w:pPr>
                  <w:r w:rsidRPr="00D45A8D">
                    <w:rPr>
                      <w:rFonts w:asciiTheme="majorHAnsi" w:hAnsiTheme="majorHAnsi" w:cstheme="minorHAnsi"/>
                      <w:b/>
                      <w:bCs/>
                      <w:sz w:val="20"/>
                      <w:szCs w:val="20"/>
                    </w:rPr>
                    <w:t xml:space="preserve">2. </w:t>
                  </w:r>
                  <w:r w:rsidR="00C43F50" w:rsidRPr="00D45A8D">
                    <w:rPr>
                      <w:rFonts w:asciiTheme="majorHAnsi" w:hAnsiTheme="majorHAnsi" w:cs="Arial"/>
                      <w:b/>
                      <w:bCs/>
                      <w:sz w:val="20"/>
                      <w:szCs w:val="20"/>
                    </w:rPr>
                    <w:t>Credit History</w:t>
                  </w:r>
                </w:p>
              </w:tc>
              <w:tc>
                <w:tcPr>
                  <w:tcW w:w="2551"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0B6ED24E" w14:textId="77777777" w:rsidR="000F6F5E" w:rsidRPr="00D45A8D" w:rsidRDefault="000F6F5E"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 </w:t>
                  </w:r>
                </w:p>
              </w:tc>
            </w:tr>
            <w:tr w:rsidR="00D45A8D" w:rsidRPr="00D45A8D" w14:paraId="7A33681E" w14:textId="493B9618"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0C704319"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6</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9CACD01" w14:textId="464A8EF3" w:rsidR="000F6F5E" w:rsidRPr="00D45A8D" w:rsidRDefault="00C43F50" w:rsidP="00B315BD">
                  <w:pPr>
                    <w:jc w:val="right"/>
                    <w:rPr>
                      <w:rFonts w:asciiTheme="majorHAnsi" w:hAnsiTheme="majorHAnsi" w:cstheme="minorHAnsi"/>
                      <w:sz w:val="20"/>
                      <w:szCs w:val="20"/>
                    </w:rPr>
                  </w:pPr>
                  <w:r w:rsidRPr="00D45A8D">
                    <w:rPr>
                      <w:rFonts w:asciiTheme="majorHAnsi" w:hAnsiTheme="majorHAnsi" w:cs="Arial"/>
                      <w:sz w:val="20"/>
                      <w:szCs w:val="20"/>
                    </w:rPr>
                    <w:t>Number of overdue days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04277EAD" w14:textId="355AE475"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49F74219" w14:textId="49B6824D"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212E4CB9"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7</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08421892" w14:textId="48FC9AC5" w:rsidR="000F6F5E" w:rsidRPr="00D45A8D" w:rsidRDefault="00220775" w:rsidP="00EA35CE">
                  <w:pPr>
                    <w:jc w:val="right"/>
                    <w:rPr>
                      <w:rFonts w:asciiTheme="majorHAnsi" w:hAnsiTheme="majorHAnsi" w:cstheme="minorHAnsi"/>
                      <w:sz w:val="20"/>
                      <w:szCs w:val="20"/>
                    </w:rPr>
                  </w:pPr>
                  <w:r w:rsidRPr="00D45A8D">
                    <w:rPr>
                      <w:rFonts w:asciiTheme="majorHAnsi" w:hAnsiTheme="majorHAnsi" w:cs="Arial"/>
                      <w:sz w:val="20"/>
                      <w:szCs w:val="20"/>
                    </w:rPr>
                    <w:t xml:space="preserve">Duration of experience as debtor (years) </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6AB557D4" w14:textId="1DCA427F"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056E3216" w14:textId="2D8FEB48"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2DAF8A02"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8</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24E28CC" w14:textId="64B59AF3" w:rsidR="000F6F5E" w:rsidRPr="00D45A8D" w:rsidRDefault="00EA35CE" w:rsidP="00B315BD">
                  <w:pPr>
                    <w:jc w:val="right"/>
                    <w:rPr>
                      <w:rFonts w:asciiTheme="majorHAnsi" w:hAnsiTheme="majorHAnsi" w:cstheme="minorHAnsi"/>
                      <w:sz w:val="20"/>
                      <w:szCs w:val="20"/>
                    </w:rPr>
                  </w:pPr>
                  <w:r w:rsidRPr="00D45A8D">
                    <w:rPr>
                      <w:rFonts w:asciiTheme="majorHAnsi" w:hAnsiTheme="majorHAnsi" w:cs="Arial"/>
                      <w:sz w:val="20"/>
                      <w:szCs w:val="20"/>
                    </w:rPr>
                    <w:t>Existence of classified loans (more than 2 years)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4B7FEB2E" w14:textId="26064208"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25678CCA" w14:textId="4BC278A0"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F841875"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9</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39AB2FA0" w14:textId="7EC1A50C" w:rsidR="000F6F5E" w:rsidRPr="00D45A8D" w:rsidRDefault="00A75D9D" w:rsidP="00B315BD">
                  <w:pPr>
                    <w:jc w:val="right"/>
                    <w:rPr>
                      <w:rFonts w:asciiTheme="majorHAnsi" w:hAnsiTheme="majorHAnsi" w:cstheme="minorHAnsi"/>
                      <w:sz w:val="20"/>
                      <w:szCs w:val="20"/>
                    </w:rPr>
                  </w:pPr>
                  <w:r w:rsidRPr="00D45A8D">
                    <w:rPr>
                      <w:rFonts w:asciiTheme="majorHAnsi" w:hAnsiTheme="majorHAnsi" w:cs="Arial"/>
                      <w:sz w:val="20"/>
                      <w:szCs w:val="20"/>
                    </w:rPr>
                    <w:t>Amount of repaid loans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774ECEFC" w14:textId="65E5C98C"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7CAC2A04" w14:textId="05C7ED6C"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1090E2F3"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lastRenderedPageBreak/>
                    <w:t>10</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215F3548" w14:textId="3A75E6EE" w:rsidR="000F6F5E" w:rsidRPr="00D45A8D" w:rsidRDefault="00A75D9D" w:rsidP="00A75D9D">
                  <w:pPr>
                    <w:jc w:val="right"/>
                    <w:rPr>
                      <w:rFonts w:asciiTheme="majorHAnsi" w:hAnsiTheme="majorHAnsi" w:cstheme="minorHAnsi"/>
                      <w:sz w:val="20"/>
                      <w:szCs w:val="20"/>
                    </w:rPr>
                  </w:pPr>
                  <w:r w:rsidRPr="00D45A8D">
                    <w:rPr>
                      <w:rFonts w:asciiTheme="majorHAnsi" w:hAnsiTheme="majorHAnsi" w:cs="Arial"/>
                      <w:sz w:val="20"/>
                      <w:szCs w:val="20"/>
                    </w:rPr>
                    <w:t>Amount of active loans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5C8BDD0D" w14:textId="5828FE11"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1F4DCEC3" w14:textId="36383A60"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73D4C3AD"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 </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463B72A" w14:textId="7F01F637" w:rsidR="000F6F5E" w:rsidRPr="00D45A8D" w:rsidRDefault="00A75D9D" w:rsidP="00B315BD">
                  <w:pPr>
                    <w:jc w:val="right"/>
                    <w:rPr>
                      <w:rFonts w:asciiTheme="majorHAnsi" w:hAnsiTheme="majorHAnsi" w:cstheme="minorHAnsi"/>
                      <w:i/>
                      <w:iCs/>
                      <w:sz w:val="18"/>
                      <w:szCs w:val="18"/>
                    </w:rPr>
                  </w:pPr>
                  <w:r w:rsidRPr="00D45A8D">
                    <w:rPr>
                      <w:rFonts w:asciiTheme="majorHAnsi" w:hAnsiTheme="majorHAnsi" w:cs="Arial"/>
                      <w:i/>
                      <w:iCs/>
                      <w:sz w:val="18"/>
                      <w:szCs w:val="18"/>
                    </w:rPr>
                    <w:t>Number of overdue days – Founder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40768EB7" w14:textId="734753E9"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3611E5DB" w14:textId="580F699F" w:rsidTr="00622A3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0701BEDF" w14:textId="77777777" w:rsidR="007B5A7B" w:rsidRPr="00D45A8D" w:rsidRDefault="007B5A7B" w:rsidP="007B5A7B">
                  <w:pPr>
                    <w:jc w:val="right"/>
                    <w:rPr>
                      <w:rFonts w:asciiTheme="majorHAnsi" w:hAnsiTheme="majorHAnsi" w:cstheme="minorHAnsi"/>
                      <w:sz w:val="20"/>
                      <w:szCs w:val="20"/>
                    </w:rPr>
                  </w:pPr>
                  <w:r w:rsidRPr="00D45A8D">
                    <w:rPr>
                      <w:rFonts w:asciiTheme="majorHAnsi" w:hAnsiTheme="majorHAnsi" w:cstheme="minorHAnsi"/>
                      <w:sz w:val="20"/>
                      <w:szCs w:val="20"/>
                    </w:rPr>
                    <w:t> </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904350B" w14:textId="094FA4E1" w:rsidR="007B5A7B" w:rsidRPr="00D45A8D" w:rsidRDefault="007B5A7B" w:rsidP="007B5A7B">
                  <w:pPr>
                    <w:jc w:val="right"/>
                    <w:rPr>
                      <w:rFonts w:asciiTheme="majorHAnsi" w:hAnsiTheme="majorHAnsi" w:cstheme="minorHAnsi"/>
                      <w:i/>
                      <w:iCs/>
                      <w:sz w:val="18"/>
                      <w:szCs w:val="18"/>
                    </w:rPr>
                  </w:pPr>
                  <w:r w:rsidRPr="005B38D4">
                    <w:rPr>
                      <w:rFonts w:asciiTheme="majorHAnsi" w:hAnsiTheme="majorHAnsi" w:cs="Arial"/>
                      <w:i/>
                      <w:iCs/>
                      <w:sz w:val="18"/>
                      <w:szCs w:val="18"/>
                    </w:rPr>
                    <w:t>Duration of experience as debtor (years) – Founder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hideMark/>
                </w:tcPr>
                <w:p w14:paraId="6173E480" w14:textId="7A04A00D" w:rsidR="007B5A7B" w:rsidRPr="00D45A8D" w:rsidRDefault="007B5A7B" w:rsidP="007B5A7B">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1CBB0A97" w14:textId="43BABB84" w:rsidTr="00622A3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7ABD6DA" w14:textId="77777777" w:rsidR="007B5A7B" w:rsidRPr="00D45A8D" w:rsidRDefault="007B5A7B" w:rsidP="007B5A7B">
                  <w:pPr>
                    <w:jc w:val="right"/>
                    <w:rPr>
                      <w:rFonts w:asciiTheme="majorHAnsi" w:hAnsiTheme="majorHAnsi" w:cstheme="minorHAnsi"/>
                      <w:sz w:val="20"/>
                      <w:szCs w:val="20"/>
                    </w:rPr>
                  </w:pPr>
                  <w:r w:rsidRPr="00D45A8D">
                    <w:rPr>
                      <w:rFonts w:asciiTheme="majorHAnsi" w:hAnsiTheme="majorHAnsi" w:cstheme="minorHAnsi"/>
                      <w:sz w:val="20"/>
                      <w:szCs w:val="20"/>
                    </w:rPr>
                    <w:t> </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465E504C" w14:textId="4F74F9D2" w:rsidR="007B5A7B" w:rsidRPr="00D45A8D" w:rsidRDefault="007B5A7B" w:rsidP="007B5A7B">
                  <w:pPr>
                    <w:jc w:val="right"/>
                    <w:rPr>
                      <w:rFonts w:asciiTheme="majorHAnsi" w:hAnsiTheme="majorHAnsi" w:cstheme="minorHAnsi"/>
                      <w:i/>
                      <w:iCs/>
                      <w:sz w:val="18"/>
                      <w:szCs w:val="18"/>
                    </w:rPr>
                  </w:pPr>
                  <w:r w:rsidRPr="00D45A8D">
                    <w:rPr>
                      <w:rFonts w:asciiTheme="majorHAnsi" w:hAnsiTheme="majorHAnsi" w:cs="Arial"/>
                      <w:i/>
                      <w:iCs/>
                      <w:sz w:val="18"/>
                      <w:szCs w:val="18"/>
                    </w:rPr>
                    <w:t>Existence of classified loans – Founder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hideMark/>
                </w:tcPr>
                <w:p w14:paraId="2B3B4B0D" w14:textId="0B9E1EF5" w:rsidR="007B5A7B" w:rsidRPr="00D45A8D" w:rsidRDefault="007B5A7B" w:rsidP="007B5A7B">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09C6DEB2" w14:textId="2D8AFA2F" w:rsidTr="00622A3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11B20389" w14:textId="77777777" w:rsidR="007B5A7B" w:rsidRPr="00D45A8D" w:rsidRDefault="007B5A7B" w:rsidP="007B5A7B">
                  <w:pPr>
                    <w:jc w:val="right"/>
                    <w:rPr>
                      <w:rFonts w:asciiTheme="majorHAnsi" w:hAnsiTheme="majorHAnsi" w:cstheme="minorHAnsi"/>
                      <w:sz w:val="20"/>
                      <w:szCs w:val="20"/>
                    </w:rPr>
                  </w:pPr>
                  <w:r w:rsidRPr="00D45A8D">
                    <w:rPr>
                      <w:rFonts w:asciiTheme="majorHAnsi" w:hAnsiTheme="majorHAnsi" w:cstheme="minorHAnsi"/>
                      <w:sz w:val="20"/>
                      <w:szCs w:val="20"/>
                    </w:rPr>
                    <w:t> </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753E674C" w14:textId="1257C1EF" w:rsidR="007B5A7B" w:rsidRPr="00D45A8D" w:rsidRDefault="007B5A7B" w:rsidP="007B5A7B">
                  <w:pPr>
                    <w:jc w:val="right"/>
                    <w:rPr>
                      <w:rFonts w:asciiTheme="majorHAnsi" w:hAnsiTheme="majorHAnsi" w:cstheme="minorHAnsi"/>
                      <w:i/>
                      <w:iCs/>
                      <w:sz w:val="18"/>
                      <w:szCs w:val="18"/>
                    </w:rPr>
                  </w:pPr>
                  <w:r w:rsidRPr="00D45A8D">
                    <w:rPr>
                      <w:rFonts w:asciiTheme="majorHAnsi" w:hAnsiTheme="majorHAnsi" w:cs="Arial"/>
                      <w:i/>
                      <w:iCs/>
                      <w:sz w:val="18"/>
                      <w:szCs w:val="18"/>
                    </w:rPr>
                    <w:t>Amount of repaid loans – Founder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hideMark/>
                </w:tcPr>
                <w:p w14:paraId="760DC837" w14:textId="26D76052" w:rsidR="007B5A7B" w:rsidRPr="00D45A8D" w:rsidRDefault="007B5A7B" w:rsidP="007B5A7B">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542B5372" w14:textId="462BD51D"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2D59F7C1"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 </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F827D94" w14:textId="42847E94" w:rsidR="000F6F5E" w:rsidRPr="00D45A8D" w:rsidRDefault="00A75D9D" w:rsidP="00B315BD">
                  <w:pPr>
                    <w:jc w:val="right"/>
                    <w:rPr>
                      <w:rFonts w:asciiTheme="majorHAnsi" w:hAnsiTheme="majorHAnsi" w:cstheme="minorHAnsi"/>
                      <w:i/>
                      <w:iCs/>
                      <w:sz w:val="18"/>
                      <w:szCs w:val="18"/>
                    </w:rPr>
                  </w:pPr>
                  <w:r w:rsidRPr="00D45A8D">
                    <w:rPr>
                      <w:rFonts w:asciiTheme="majorHAnsi" w:hAnsiTheme="majorHAnsi" w:cs="Arial"/>
                      <w:i/>
                      <w:iCs/>
                      <w:sz w:val="18"/>
                      <w:szCs w:val="18"/>
                    </w:rPr>
                    <w:t>Amount of active loans – Founder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7C188821" w14:textId="6FF8C00A"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ACRA</w:t>
                  </w:r>
                </w:p>
              </w:tc>
            </w:tr>
            <w:tr w:rsidR="00D45A8D" w:rsidRPr="00D45A8D" w14:paraId="6E6340B1" w14:textId="5D381E22" w:rsidTr="00EA35CE">
              <w:trPr>
                <w:trHeight w:val="270"/>
              </w:trPr>
              <w:tc>
                <w:tcPr>
                  <w:tcW w:w="0" w:type="auto"/>
                  <w:tcBorders>
                    <w:top w:val="nil"/>
                    <w:left w:val="single" w:sz="8" w:space="0" w:color="808080"/>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1D2D2730" w14:textId="77777777" w:rsidR="000F6F5E" w:rsidRPr="00D45A8D" w:rsidRDefault="000F6F5E" w:rsidP="00B315BD">
                  <w:pPr>
                    <w:rPr>
                      <w:rFonts w:asciiTheme="majorHAnsi" w:hAnsiTheme="majorHAnsi" w:cstheme="minorHAnsi"/>
                      <w:b/>
                      <w:bCs/>
                      <w:sz w:val="20"/>
                      <w:szCs w:val="20"/>
                    </w:rPr>
                  </w:pPr>
                  <w:r w:rsidRPr="00D45A8D">
                    <w:rPr>
                      <w:rFonts w:asciiTheme="majorHAnsi" w:hAnsiTheme="majorHAnsi" w:cstheme="minorHAnsi"/>
                      <w:b/>
                      <w:bCs/>
                      <w:sz w:val="20"/>
                      <w:szCs w:val="20"/>
                    </w:rPr>
                    <w:t> </w:t>
                  </w:r>
                </w:p>
              </w:tc>
              <w:tc>
                <w:tcPr>
                  <w:tcW w:w="7598"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6845300E" w14:textId="27A29FB0" w:rsidR="000F6F5E" w:rsidRPr="00D45A8D" w:rsidRDefault="000F6F5E" w:rsidP="00A75D9D">
                  <w:pPr>
                    <w:rPr>
                      <w:rFonts w:asciiTheme="majorHAnsi" w:hAnsiTheme="majorHAnsi" w:cstheme="minorHAnsi"/>
                      <w:b/>
                      <w:bCs/>
                      <w:sz w:val="20"/>
                      <w:szCs w:val="20"/>
                    </w:rPr>
                  </w:pPr>
                  <w:r w:rsidRPr="00D45A8D">
                    <w:rPr>
                      <w:rFonts w:asciiTheme="majorHAnsi" w:hAnsiTheme="majorHAnsi" w:cstheme="minorHAnsi"/>
                      <w:b/>
                      <w:bCs/>
                      <w:sz w:val="20"/>
                      <w:szCs w:val="20"/>
                    </w:rPr>
                    <w:t xml:space="preserve">3. </w:t>
                  </w:r>
                  <w:r w:rsidR="00A75D9D" w:rsidRPr="00D45A8D">
                    <w:rPr>
                      <w:rFonts w:asciiTheme="majorHAnsi" w:hAnsiTheme="majorHAnsi" w:cs="Arial"/>
                      <w:b/>
                      <w:bCs/>
                      <w:sz w:val="20"/>
                      <w:szCs w:val="20"/>
                    </w:rPr>
                    <w:t>Level of cooperation with Bank</w:t>
                  </w:r>
                </w:p>
              </w:tc>
              <w:tc>
                <w:tcPr>
                  <w:tcW w:w="2551" w:type="dxa"/>
                  <w:tcBorders>
                    <w:top w:val="nil"/>
                    <w:left w:val="nil"/>
                    <w:bottom w:val="single" w:sz="8" w:space="0" w:color="808080"/>
                    <w:right w:val="single" w:sz="8" w:space="0" w:color="808080"/>
                  </w:tcBorders>
                  <w:shd w:val="clear" w:color="auto" w:fill="D8E4BC"/>
                  <w:noWrap/>
                  <w:tcMar>
                    <w:top w:w="0" w:type="dxa"/>
                    <w:left w:w="108" w:type="dxa"/>
                    <w:bottom w:w="0" w:type="dxa"/>
                    <w:right w:w="108" w:type="dxa"/>
                  </w:tcMar>
                  <w:vAlign w:val="center"/>
                  <w:hideMark/>
                </w:tcPr>
                <w:p w14:paraId="41517E33" w14:textId="77777777" w:rsidR="000F6F5E" w:rsidRPr="00D45A8D" w:rsidRDefault="000F6F5E" w:rsidP="00B315BD">
                  <w:pPr>
                    <w:jc w:val="center"/>
                    <w:rPr>
                      <w:rFonts w:asciiTheme="majorHAnsi" w:hAnsiTheme="majorHAnsi" w:cstheme="minorHAnsi"/>
                      <w:b/>
                      <w:bCs/>
                      <w:sz w:val="20"/>
                      <w:szCs w:val="20"/>
                    </w:rPr>
                  </w:pPr>
                  <w:r w:rsidRPr="00D45A8D">
                    <w:rPr>
                      <w:rFonts w:asciiTheme="majorHAnsi" w:hAnsiTheme="majorHAnsi" w:cstheme="minorHAnsi"/>
                      <w:b/>
                      <w:bCs/>
                      <w:sz w:val="20"/>
                      <w:szCs w:val="20"/>
                    </w:rPr>
                    <w:t> </w:t>
                  </w:r>
                </w:p>
              </w:tc>
            </w:tr>
            <w:tr w:rsidR="00D45A8D" w:rsidRPr="00D45A8D" w14:paraId="6421021E" w14:textId="1C83D86C"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70B5C228"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11</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07E65C1D" w14:textId="443266D6" w:rsidR="000F6F5E" w:rsidRPr="00D45A8D" w:rsidRDefault="00A75D9D" w:rsidP="00B315BD">
                  <w:pPr>
                    <w:jc w:val="right"/>
                    <w:rPr>
                      <w:rFonts w:asciiTheme="majorHAnsi" w:hAnsiTheme="majorHAnsi" w:cstheme="minorHAnsi"/>
                      <w:sz w:val="20"/>
                      <w:szCs w:val="20"/>
                    </w:rPr>
                  </w:pPr>
                  <w:r w:rsidRPr="00D45A8D">
                    <w:rPr>
                      <w:rFonts w:asciiTheme="majorHAnsi" w:hAnsiTheme="majorHAnsi" w:cs="Arial"/>
                      <w:sz w:val="20"/>
                      <w:szCs w:val="20"/>
                    </w:rPr>
                    <w:t>Volume of Loans</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2B688773" w14:textId="5C9FEF9D"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ArmSoft</w:t>
                  </w:r>
                </w:p>
              </w:tc>
            </w:tr>
            <w:tr w:rsidR="00D45A8D" w:rsidRPr="00D45A8D" w14:paraId="5C891A82" w14:textId="22E0AAC1" w:rsidTr="00EA35CE">
              <w:trPr>
                <w:trHeight w:val="300"/>
              </w:trPr>
              <w:tc>
                <w:tcPr>
                  <w:tcW w:w="0" w:type="auto"/>
                  <w:tcBorders>
                    <w:top w:val="nil"/>
                    <w:left w:val="single" w:sz="8" w:space="0" w:color="808080"/>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615B33B4" w14:textId="77777777" w:rsidR="000F6F5E" w:rsidRPr="00D45A8D" w:rsidRDefault="000F6F5E" w:rsidP="00B315BD">
                  <w:pPr>
                    <w:jc w:val="right"/>
                    <w:rPr>
                      <w:rFonts w:asciiTheme="majorHAnsi" w:hAnsiTheme="majorHAnsi" w:cstheme="minorHAnsi"/>
                      <w:sz w:val="20"/>
                      <w:szCs w:val="20"/>
                    </w:rPr>
                  </w:pPr>
                  <w:r w:rsidRPr="00D45A8D">
                    <w:rPr>
                      <w:rFonts w:asciiTheme="majorHAnsi" w:hAnsiTheme="majorHAnsi" w:cstheme="minorHAnsi"/>
                      <w:sz w:val="20"/>
                      <w:szCs w:val="20"/>
                    </w:rPr>
                    <w:t>12</w:t>
                  </w:r>
                </w:p>
              </w:tc>
              <w:tc>
                <w:tcPr>
                  <w:tcW w:w="7598" w:type="dxa"/>
                  <w:tcBorders>
                    <w:top w:val="nil"/>
                    <w:left w:val="nil"/>
                    <w:bottom w:val="single" w:sz="8" w:space="0" w:color="808080"/>
                    <w:right w:val="single" w:sz="8" w:space="0" w:color="808080"/>
                  </w:tcBorders>
                  <w:shd w:val="clear" w:color="auto" w:fill="FFFFFF"/>
                  <w:noWrap/>
                  <w:tcMar>
                    <w:top w:w="0" w:type="dxa"/>
                    <w:left w:w="108" w:type="dxa"/>
                    <w:bottom w:w="0" w:type="dxa"/>
                    <w:right w:w="108" w:type="dxa"/>
                  </w:tcMar>
                  <w:vAlign w:val="center"/>
                  <w:hideMark/>
                </w:tcPr>
                <w:p w14:paraId="02DB756F" w14:textId="1B72D88C" w:rsidR="000F6F5E" w:rsidRPr="00D45A8D" w:rsidRDefault="00A75D9D" w:rsidP="00B315BD">
                  <w:pPr>
                    <w:jc w:val="right"/>
                    <w:rPr>
                      <w:rFonts w:asciiTheme="majorHAnsi" w:hAnsiTheme="majorHAnsi" w:cstheme="minorHAnsi"/>
                      <w:sz w:val="20"/>
                      <w:szCs w:val="20"/>
                    </w:rPr>
                  </w:pPr>
                  <w:r w:rsidRPr="00D45A8D">
                    <w:rPr>
                      <w:rFonts w:asciiTheme="majorHAnsi" w:hAnsiTheme="majorHAnsi" w:cs="Arial"/>
                      <w:sz w:val="20"/>
                      <w:szCs w:val="20"/>
                    </w:rPr>
                    <w:t>Monthly turnover</w:t>
                  </w:r>
                </w:p>
              </w:tc>
              <w:tc>
                <w:tcPr>
                  <w:tcW w:w="255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14:paraId="3834CC29" w14:textId="1FEA2058" w:rsidR="000F6F5E" w:rsidRPr="00D45A8D" w:rsidRDefault="007B5A7B" w:rsidP="00B315BD">
                  <w:pPr>
                    <w:jc w:val="center"/>
                    <w:rPr>
                      <w:rFonts w:asciiTheme="majorHAnsi" w:hAnsiTheme="majorHAnsi" w:cstheme="minorHAnsi"/>
                      <w:sz w:val="20"/>
                      <w:szCs w:val="20"/>
                    </w:rPr>
                  </w:pPr>
                  <w:r w:rsidRPr="00D45A8D">
                    <w:rPr>
                      <w:rFonts w:asciiTheme="majorHAnsi" w:hAnsiTheme="majorHAnsi" w:cs="Arial"/>
                      <w:sz w:val="20"/>
                      <w:szCs w:val="20"/>
                    </w:rPr>
                    <w:t>ArmSoft</w:t>
                  </w:r>
                </w:p>
              </w:tc>
            </w:tr>
          </w:tbl>
          <w:p w14:paraId="48A0012C" w14:textId="711737E1" w:rsidR="00B315BD" w:rsidRPr="00E66535" w:rsidRDefault="00B315BD" w:rsidP="00657FA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p>
        </w:tc>
      </w:tr>
      <w:tr w:rsidR="00EC5D76" w:rsidRPr="009E13B1" w14:paraId="2198BEFC"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2BC615C9" w14:textId="77777777" w:rsidR="00EC5D76" w:rsidRPr="00675C6F" w:rsidRDefault="00EC5D76"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3D5C7C24" w14:textId="77777777" w:rsidR="00641CA9" w:rsidRPr="00675C6F" w:rsidRDefault="00EC5D76" w:rsidP="00657FA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The exposure amount</w:t>
            </w:r>
            <w:r w:rsidR="000F6F5E" w:rsidRPr="00675C6F">
              <w:rPr>
                <w:rFonts w:asciiTheme="minorHAnsi" w:hAnsiTheme="minorHAnsi" w:cs="Tahoma"/>
                <w:sz w:val="22"/>
                <w:szCs w:val="22"/>
              </w:rPr>
              <w:t xml:space="preserve"> (available limit)</w:t>
            </w:r>
            <w:r w:rsidRPr="00675C6F">
              <w:rPr>
                <w:rFonts w:asciiTheme="minorHAnsi" w:hAnsiTheme="minorHAnsi" w:cs="Tahoma"/>
                <w:sz w:val="22"/>
                <w:szCs w:val="22"/>
              </w:rPr>
              <w:t xml:space="preserve"> is calculated based on</w:t>
            </w:r>
            <w:r w:rsidR="00641CA9" w:rsidRPr="00675C6F">
              <w:rPr>
                <w:rFonts w:asciiTheme="minorHAnsi" w:hAnsiTheme="minorHAnsi" w:cs="Tahoma"/>
                <w:sz w:val="22"/>
                <w:szCs w:val="22"/>
              </w:rPr>
              <w:t>:</w:t>
            </w:r>
          </w:p>
          <w:p w14:paraId="5065D0B0" w14:textId="7C6DD1CF" w:rsidR="00641CA9" w:rsidRPr="00675C6F" w:rsidRDefault="00641CA9"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T</w:t>
            </w:r>
            <w:r w:rsidR="00EC5D76" w:rsidRPr="00675C6F">
              <w:rPr>
                <w:rFonts w:asciiTheme="minorHAnsi" w:hAnsiTheme="minorHAnsi" w:cs="Tahoma"/>
                <w:sz w:val="22"/>
                <w:szCs w:val="22"/>
              </w:rPr>
              <w:t xml:space="preserve">he </w:t>
            </w:r>
            <w:r w:rsidR="001D481D" w:rsidRPr="00675C6F">
              <w:rPr>
                <w:rFonts w:asciiTheme="minorHAnsi" w:hAnsiTheme="minorHAnsi" w:cs="Tahoma"/>
                <w:sz w:val="22"/>
                <w:szCs w:val="22"/>
              </w:rPr>
              <w:t xml:space="preserve">average monthly </w:t>
            </w:r>
            <w:r w:rsidR="00EC5D76" w:rsidRPr="00675C6F">
              <w:rPr>
                <w:rFonts w:asciiTheme="minorHAnsi" w:hAnsiTheme="minorHAnsi" w:cs="Tahoma"/>
                <w:sz w:val="22"/>
                <w:szCs w:val="22"/>
              </w:rPr>
              <w:t>loan repayments during last 12 months</w:t>
            </w:r>
            <w:r w:rsidR="002141B3" w:rsidRPr="00675C6F">
              <w:rPr>
                <w:rFonts w:asciiTheme="minorHAnsi" w:hAnsiTheme="minorHAnsi" w:cs="Tahoma"/>
                <w:sz w:val="22"/>
                <w:szCs w:val="22"/>
              </w:rPr>
              <w:t xml:space="preserve"> and during last 6 months</w:t>
            </w:r>
            <w:r w:rsidR="00EC5D76" w:rsidRPr="00675C6F">
              <w:rPr>
                <w:rFonts w:asciiTheme="minorHAnsi" w:hAnsiTheme="minorHAnsi" w:cs="Tahoma"/>
                <w:sz w:val="22"/>
                <w:szCs w:val="22"/>
              </w:rPr>
              <w:t>,</w:t>
            </w:r>
          </w:p>
          <w:p w14:paraId="46F96CAA" w14:textId="5A62F06D" w:rsidR="00F95A20" w:rsidRPr="00675C6F" w:rsidRDefault="00F95A20" w:rsidP="00271FB8">
            <w:pPr>
              <w:pStyle w:val="ListParagraph"/>
              <w:numPr>
                <w:ilvl w:val="1"/>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 xml:space="preserve">For calculating average monthly loan </w:t>
            </w:r>
            <w:r w:rsidR="00A9312C" w:rsidRPr="00675C6F">
              <w:rPr>
                <w:rFonts w:asciiTheme="minorHAnsi" w:hAnsiTheme="minorHAnsi" w:cs="Tahoma"/>
                <w:sz w:val="22"/>
                <w:szCs w:val="22"/>
              </w:rPr>
              <w:t>repayments,</w:t>
            </w:r>
            <w:r w:rsidRPr="00675C6F">
              <w:rPr>
                <w:rFonts w:asciiTheme="minorHAnsi" w:hAnsiTheme="minorHAnsi" w:cs="Tahoma"/>
                <w:sz w:val="22"/>
                <w:szCs w:val="22"/>
              </w:rPr>
              <w:t xml:space="preserve"> the system should exclude those repayments that is more </w:t>
            </w:r>
            <w:r w:rsidR="00A9312C" w:rsidRPr="00675C6F">
              <w:rPr>
                <w:rFonts w:asciiTheme="minorHAnsi" w:hAnsiTheme="minorHAnsi" w:cs="Tahoma"/>
                <w:sz w:val="22"/>
                <w:szCs w:val="22"/>
              </w:rPr>
              <w:t>than</w:t>
            </w:r>
            <w:r w:rsidRPr="00675C6F">
              <w:rPr>
                <w:rFonts w:asciiTheme="minorHAnsi" w:hAnsiTheme="minorHAnsi" w:cs="Tahoma"/>
                <w:sz w:val="22"/>
                <w:szCs w:val="22"/>
              </w:rPr>
              <w:t xml:space="preserve"> </w:t>
            </w:r>
            <w:r w:rsidR="00097556" w:rsidRPr="00675C6F">
              <w:rPr>
                <w:rFonts w:asciiTheme="minorHAnsi" w:hAnsiTheme="minorHAnsi" w:cs="Tahoma"/>
                <w:sz w:val="22"/>
                <w:szCs w:val="22"/>
              </w:rPr>
              <w:t>the double</w:t>
            </w:r>
            <w:r w:rsidRPr="00675C6F">
              <w:rPr>
                <w:rFonts w:asciiTheme="minorHAnsi" w:hAnsiTheme="minorHAnsi" w:cs="Tahoma"/>
                <w:sz w:val="22"/>
                <w:szCs w:val="22"/>
              </w:rPr>
              <w:t xml:space="preserve"> of yearly average repayment </w:t>
            </w:r>
          </w:p>
          <w:p w14:paraId="7FE54050" w14:textId="1AEFA525" w:rsidR="00EB2EBE" w:rsidRPr="00675C6F" w:rsidRDefault="00EB2EBE" w:rsidP="00271FB8">
            <w:pPr>
              <w:pStyle w:val="ListParagraph"/>
              <w:numPr>
                <w:ilvl w:val="1"/>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For calculations, minimum of the two average repayment amounts should be taken.</w:t>
            </w:r>
          </w:p>
          <w:p w14:paraId="204B9A03" w14:textId="5311E682" w:rsidR="00641CA9" w:rsidRPr="00675C6F" w:rsidRDefault="00641CA9"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C</w:t>
            </w:r>
            <w:r w:rsidR="005017FA" w:rsidRPr="00675C6F">
              <w:rPr>
                <w:rFonts w:asciiTheme="minorHAnsi" w:hAnsiTheme="minorHAnsi" w:cs="Tahoma"/>
                <w:sz w:val="22"/>
                <w:szCs w:val="22"/>
              </w:rPr>
              <w:t>ompany average monthly turnover</w:t>
            </w:r>
            <w:r w:rsidR="0014704B" w:rsidRPr="00675C6F">
              <w:rPr>
                <w:rFonts w:asciiTheme="minorHAnsi" w:hAnsiTheme="minorHAnsi" w:cs="Tahoma"/>
                <w:sz w:val="22"/>
                <w:szCs w:val="22"/>
              </w:rPr>
              <w:t xml:space="preserve"> </w:t>
            </w:r>
            <w:r w:rsidR="001D481D" w:rsidRPr="00675C6F">
              <w:rPr>
                <w:rFonts w:asciiTheme="minorHAnsi" w:hAnsiTheme="minorHAnsi" w:cs="Tahoma"/>
                <w:sz w:val="22"/>
                <w:szCs w:val="22"/>
              </w:rPr>
              <w:t>at Ameriabank</w:t>
            </w:r>
            <w:r w:rsidR="002141B3" w:rsidRPr="00675C6F">
              <w:rPr>
                <w:rFonts w:asciiTheme="minorHAnsi" w:hAnsiTheme="minorHAnsi" w:cs="Tahoma"/>
                <w:sz w:val="22"/>
                <w:szCs w:val="22"/>
              </w:rPr>
              <w:t xml:space="preserve"> during last 12 months and during last 6 months</w:t>
            </w:r>
            <w:r w:rsidR="00F116B9" w:rsidRPr="00675C6F">
              <w:rPr>
                <w:rFonts w:asciiTheme="minorHAnsi" w:hAnsiTheme="minorHAnsi" w:cs="Tahoma"/>
                <w:sz w:val="22"/>
                <w:szCs w:val="22"/>
              </w:rPr>
              <w:t>,</w:t>
            </w:r>
          </w:p>
          <w:p w14:paraId="555B9001" w14:textId="5D03182F" w:rsidR="006032F0" w:rsidRPr="00675C6F" w:rsidRDefault="006032F0" w:rsidP="00271FB8">
            <w:pPr>
              <w:pStyle w:val="ListParagraph"/>
              <w:numPr>
                <w:ilvl w:val="1"/>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 xml:space="preserve">For calculating average monthly turnover the system should exclude those months that is more </w:t>
            </w:r>
            <w:r w:rsidR="008C73FD" w:rsidRPr="00675C6F">
              <w:rPr>
                <w:rFonts w:asciiTheme="minorHAnsi" w:hAnsiTheme="minorHAnsi" w:cs="Tahoma"/>
                <w:sz w:val="22"/>
                <w:szCs w:val="22"/>
              </w:rPr>
              <w:t>than</w:t>
            </w:r>
            <w:r w:rsidRPr="00675C6F">
              <w:rPr>
                <w:rFonts w:asciiTheme="minorHAnsi" w:hAnsiTheme="minorHAnsi" w:cs="Tahoma"/>
                <w:sz w:val="22"/>
                <w:szCs w:val="22"/>
              </w:rPr>
              <w:t xml:space="preserve"> the double </w:t>
            </w:r>
            <w:r w:rsidR="00A9312C" w:rsidRPr="00675C6F">
              <w:rPr>
                <w:rFonts w:asciiTheme="minorHAnsi" w:hAnsiTheme="minorHAnsi" w:cs="Tahoma"/>
                <w:sz w:val="22"/>
                <w:szCs w:val="22"/>
              </w:rPr>
              <w:t>of yearly</w:t>
            </w:r>
            <w:r w:rsidRPr="00675C6F">
              <w:rPr>
                <w:rFonts w:asciiTheme="minorHAnsi" w:hAnsiTheme="minorHAnsi" w:cs="Tahoma"/>
                <w:sz w:val="22"/>
                <w:szCs w:val="22"/>
              </w:rPr>
              <w:t xml:space="preserve"> average turnover </w:t>
            </w:r>
          </w:p>
          <w:p w14:paraId="431C699A" w14:textId="75298837" w:rsidR="00EB2EBE" w:rsidRPr="00675C6F" w:rsidRDefault="00EB2EBE" w:rsidP="00271FB8">
            <w:pPr>
              <w:pStyle w:val="ListParagraph"/>
              <w:numPr>
                <w:ilvl w:val="1"/>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For calculations, minimum of the two average turnover amounts should be taken.</w:t>
            </w:r>
          </w:p>
          <w:p w14:paraId="6590E681" w14:textId="77777777" w:rsidR="0031073C" w:rsidRPr="00675C6F" w:rsidRDefault="00641CA9"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C</w:t>
            </w:r>
            <w:r w:rsidR="00EC5D76" w:rsidRPr="00675C6F">
              <w:rPr>
                <w:rFonts w:asciiTheme="minorHAnsi" w:hAnsiTheme="minorHAnsi" w:cs="Tahoma"/>
                <w:sz w:val="22"/>
                <w:szCs w:val="22"/>
              </w:rPr>
              <w:t>alculated score</w:t>
            </w:r>
            <w:r w:rsidR="00F116B9" w:rsidRPr="00675C6F">
              <w:rPr>
                <w:rFonts w:asciiTheme="minorHAnsi" w:hAnsiTheme="minorHAnsi" w:cs="Tahoma"/>
                <w:sz w:val="22"/>
                <w:szCs w:val="22"/>
              </w:rPr>
              <w:t xml:space="preserve"> and whether refinancing limit is applicable</w:t>
            </w:r>
            <w:r w:rsidR="00EC5D76" w:rsidRPr="00675C6F">
              <w:rPr>
                <w:rFonts w:asciiTheme="minorHAnsi" w:hAnsiTheme="minorHAnsi" w:cs="Tahoma"/>
                <w:sz w:val="22"/>
                <w:szCs w:val="22"/>
              </w:rPr>
              <w:t>.</w:t>
            </w:r>
          </w:p>
          <w:p w14:paraId="340EA577" w14:textId="5AC3B770" w:rsidR="00BF1877" w:rsidRPr="00675C6F" w:rsidRDefault="00BF1877"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In all cases calculated exposure shou</w:t>
            </w:r>
            <w:r w:rsidR="00B8580E" w:rsidRPr="00675C6F">
              <w:rPr>
                <w:rFonts w:asciiTheme="minorHAnsi" w:hAnsiTheme="minorHAnsi" w:cs="Tahoma"/>
                <w:sz w:val="22"/>
                <w:szCs w:val="22"/>
              </w:rPr>
              <w:t>ld</w:t>
            </w:r>
            <w:r w:rsidRPr="00675C6F">
              <w:rPr>
                <w:rFonts w:asciiTheme="minorHAnsi" w:hAnsiTheme="minorHAnsi" w:cs="Tahoma"/>
                <w:sz w:val="22"/>
                <w:szCs w:val="22"/>
              </w:rPr>
              <w:t xml:space="preserve"> deducted by the existing loans of the same type.</w:t>
            </w:r>
          </w:p>
          <w:p w14:paraId="58F47569" w14:textId="62B0129F" w:rsidR="008B1C35" w:rsidRPr="00675C6F" w:rsidRDefault="008B1C35" w:rsidP="00657FA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Exposure</w:t>
            </w:r>
            <w:r w:rsidR="001653DD" w:rsidRPr="00675C6F">
              <w:rPr>
                <w:rFonts w:asciiTheme="minorHAnsi" w:hAnsiTheme="minorHAnsi" w:cs="Tahoma"/>
                <w:sz w:val="22"/>
                <w:szCs w:val="22"/>
              </w:rPr>
              <w:t xml:space="preserve"> w/o refinancing</w:t>
            </w:r>
            <w:r w:rsidR="008E21F8" w:rsidRPr="00675C6F">
              <w:rPr>
                <w:rFonts w:asciiTheme="minorHAnsi" w:hAnsiTheme="minorHAnsi" w:cs="Tahoma"/>
                <w:sz w:val="22"/>
                <w:szCs w:val="22"/>
              </w:rPr>
              <w:t xml:space="preserve"> = </w:t>
            </w:r>
            <w:r w:rsidR="00B72A21" w:rsidRPr="00675C6F">
              <w:rPr>
                <w:rFonts w:asciiTheme="minorHAnsi" w:hAnsiTheme="minorHAnsi" w:cs="Tahoma"/>
                <w:b/>
                <w:sz w:val="22"/>
                <w:szCs w:val="22"/>
              </w:rPr>
              <w:t>Min</w:t>
            </w:r>
            <w:r w:rsidR="00B72A21" w:rsidRPr="00675C6F">
              <w:rPr>
                <w:rFonts w:asciiTheme="minorHAnsi" w:hAnsiTheme="minorHAnsi" w:cs="Tahoma"/>
                <w:sz w:val="22"/>
                <w:szCs w:val="22"/>
              </w:rPr>
              <w:t xml:space="preserve"> [</w:t>
            </w:r>
            <w:r w:rsidR="008E21F8" w:rsidRPr="00675C6F">
              <w:rPr>
                <w:rFonts w:asciiTheme="minorHAnsi" w:hAnsiTheme="minorHAnsi" w:cs="Tahoma"/>
                <w:b/>
                <w:sz w:val="22"/>
                <w:szCs w:val="22"/>
              </w:rPr>
              <w:t>Max</w:t>
            </w:r>
            <w:r w:rsidR="00B72A21" w:rsidRPr="00675C6F">
              <w:rPr>
                <w:rFonts w:asciiTheme="minorHAnsi" w:hAnsiTheme="minorHAnsi" w:cs="Tahoma"/>
                <w:sz w:val="22"/>
                <w:szCs w:val="22"/>
              </w:rPr>
              <w:t xml:space="preserve"> </w:t>
            </w:r>
            <w:r w:rsidR="008E21F8" w:rsidRPr="00675C6F">
              <w:rPr>
                <w:rFonts w:asciiTheme="minorHAnsi" w:hAnsiTheme="minorHAnsi" w:cs="Tahoma"/>
                <w:sz w:val="22"/>
                <w:szCs w:val="22"/>
              </w:rPr>
              <w:t>[</w:t>
            </w:r>
            <w:r w:rsidR="00B72A21" w:rsidRPr="00675C6F">
              <w:rPr>
                <w:rFonts w:asciiTheme="minorHAnsi" w:hAnsiTheme="minorHAnsi" w:cs="Tahoma"/>
                <w:b/>
                <w:sz w:val="22"/>
                <w:szCs w:val="22"/>
              </w:rPr>
              <w:t>Min</w:t>
            </w:r>
            <w:r w:rsidR="00B72A21" w:rsidRPr="00675C6F">
              <w:rPr>
                <w:rFonts w:asciiTheme="minorHAnsi" w:hAnsiTheme="minorHAnsi" w:cs="Tahoma"/>
                <w:sz w:val="22"/>
                <w:szCs w:val="22"/>
              </w:rPr>
              <w:t xml:space="preserve"> </w:t>
            </w:r>
            <w:r w:rsidR="00042BA4" w:rsidRPr="00675C6F">
              <w:rPr>
                <w:rFonts w:asciiTheme="minorHAnsi" w:hAnsiTheme="minorHAnsi" w:cs="Tahoma"/>
                <w:sz w:val="22"/>
                <w:szCs w:val="22"/>
              </w:rPr>
              <w:t>[</w:t>
            </w:r>
            <w:r w:rsidR="008E21F8" w:rsidRPr="00675C6F">
              <w:rPr>
                <w:rFonts w:asciiTheme="minorHAnsi" w:hAnsiTheme="minorHAnsi" w:cs="Tahoma"/>
                <w:sz w:val="22"/>
                <w:szCs w:val="22"/>
              </w:rPr>
              <w:t>Exposure based on repayments</w:t>
            </w:r>
            <w:r w:rsidR="001653DD" w:rsidRPr="00675C6F">
              <w:rPr>
                <w:rFonts w:asciiTheme="minorHAnsi" w:hAnsiTheme="minorHAnsi" w:cs="Tahoma"/>
                <w:sz w:val="22"/>
                <w:szCs w:val="22"/>
              </w:rPr>
              <w:t xml:space="preserve"> w/o refinancing</w:t>
            </w:r>
            <w:r w:rsidR="00042BA4" w:rsidRPr="00675C6F">
              <w:rPr>
                <w:rFonts w:asciiTheme="minorHAnsi" w:hAnsiTheme="minorHAnsi" w:cs="Tahoma"/>
                <w:sz w:val="22"/>
                <w:szCs w:val="22"/>
              </w:rPr>
              <w:t xml:space="preserve">; AMD </w:t>
            </w:r>
            <w:r w:rsidR="00EF3D38" w:rsidRPr="00675C6F">
              <w:rPr>
                <w:rFonts w:asciiTheme="minorHAnsi" w:hAnsiTheme="minorHAnsi" w:cs="Tahoma"/>
                <w:sz w:val="22"/>
                <w:szCs w:val="22"/>
              </w:rPr>
              <w:t>5</w:t>
            </w:r>
            <w:r w:rsidR="00042BA4" w:rsidRPr="00675C6F">
              <w:rPr>
                <w:rFonts w:asciiTheme="minorHAnsi" w:hAnsiTheme="minorHAnsi" w:cs="Tahoma"/>
                <w:sz w:val="22"/>
                <w:szCs w:val="22"/>
              </w:rPr>
              <w:t>,000,000]</w:t>
            </w:r>
            <w:r w:rsidR="008E21F8" w:rsidRPr="00675C6F">
              <w:rPr>
                <w:rFonts w:asciiTheme="minorHAnsi" w:hAnsiTheme="minorHAnsi" w:cs="Tahoma"/>
                <w:sz w:val="22"/>
                <w:szCs w:val="22"/>
              </w:rPr>
              <w:t>;</w:t>
            </w:r>
            <w:r w:rsidR="00227CA6" w:rsidRPr="00675C6F">
              <w:rPr>
                <w:rFonts w:asciiTheme="minorHAnsi" w:hAnsiTheme="minorHAnsi" w:cs="Tahoma"/>
                <w:sz w:val="22"/>
                <w:szCs w:val="22"/>
              </w:rPr>
              <w:t xml:space="preserve"> </w:t>
            </w:r>
            <w:r w:rsidR="00227CA6" w:rsidRPr="00675C6F">
              <w:rPr>
                <w:rFonts w:asciiTheme="minorHAnsi" w:hAnsiTheme="minorHAnsi" w:cs="Tahoma"/>
                <w:b/>
                <w:sz w:val="22"/>
                <w:szCs w:val="22"/>
              </w:rPr>
              <w:t>Min</w:t>
            </w:r>
            <w:r w:rsidR="00227CA6" w:rsidRPr="00675C6F">
              <w:rPr>
                <w:rFonts w:asciiTheme="minorHAnsi" w:hAnsiTheme="minorHAnsi" w:cs="Tahoma"/>
                <w:sz w:val="22"/>
                <w:szCs w:val="22"/>
              </w:rPr>
              <w:t xml:space="preserve"> [</w:t>
            </w:r>
            <w:r w:rsidR="008E21F8" w:rsidRPr="00675C6F">
              <w:rPr>
                <w:rFonts w:asciiTheme="minorHAnsi" w:hAnsiTheme="minorHAnsi" w:cs="Tahoma"/>
                <w:sz w:val="22"/>
                <w:szCs w:val="22"/>
              </w:rPr>
              <w:t xml:space="preserve"> Exposure based on turnover</w:t>
            </w:r>
            <w:r w:rsidR="00227CA6" w:rsidRPr="00675C6F">
              <w:rPr>
                <w:rFonts w:asciiTheme="minorHAnsi" w:hAnsiTheme="minorHAnsi" w:cs="Tahoma"/>
                <w:sz w:val="22"/>
                <w:szCs w:val="22"/>
              </w:rPr>
              <w:t xml:space="preserve">; AMD </w:t>
            </w:r>
            <w:r w:rsidR="00EF3D38" w:rsidRPr="00675C6F">
              <w:rPr>
                <w:rFonts w:asciiTheme="minorHAnsi" w:hAnsiTheme="minorHAnsi" w:cs="Tahoma"/>
                <w:sz w:val="22"/>
                <w:szCs w:val="22"/>
              </w:rPr>
              <w:t>10</w:t>
            </w:r>
            <w:r w:rsidR="00227CA6" w:rsidRPr="00675C6F">
              <w:rPr>
                <w:rFonts w:asciiTheme="minorHAnsi" w:hAnsiTheme="minorHAnsi" w:cs="Tahoma"/>
                <w:sz w:val="22"/>
                <w:szCs w:val="22"/>
              </w:rPr>
              <w:t>,000,000</w:t>
            </w:r>
            <w:r w:rsidR="008E21F8" w:rsidRPr="00675C6F">
              <w:rPr>
                <w:rFonts w:asciiTheme="minorHAnsi" w:hAnsiTheme="minorHAnsi" w:cs="Tahoma"/>
                <w:sz w:val="22"/>
                <w:szCs w:val="22"/>
              </w:rPr>
              <w:t>]</w:t>
            </w:r>
            <w:r w:rsidR="00B72A21" w:rsidRPr="00675C6F">
              <w:rPr>
                <w:rFonts w:asciiTheme="minorHAnsi" w:hAnsiTheme="minorHAnsi" w:cs="Tahoma"/>
                <w:sz w:val="22"/>
                <w:szCs w:val="22"/>
              </w:rPr>
              <w:t>; Applied amount]</w:t>
            </w:r>
            <w:r w:rsidR="000372B5" w:rsidRPr="00675C6F">
              <w:rPr>
                <w:rFonts w:asciiTheme="minorHAnsi" w:hAnsiTheme="minorHAnsi" w:cs="Tahoma"/>
                <w:sz w:val="22"/>
                <w:szCs w:val="22"/>
              </w:rPr>
              <w:t xml:space="preserve"> – Existing Loans of the Same Type</w:t>
            </w:r>
          </w:p>
          <w:p w14:paraId="693E99A2" w14:textId="6F4B4D52" w:rsidR="00D82654" w:rsidRPr="00675C6F" w:rsidDel="00B315BD" w:rsidRDefault="00D82654" w:rsidP="00D82654">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color w:val="FF0000"/>
                <w:sz w:val="22"/>
                <w:szCs w:val="22"/>
              </w:rPr>
            </w:pPr>
          </w:p>
        </w:tc>
      </w:tr>
      <w:tr w:rsidR="00D82654" w:rsidRPr="004C5B21" w14:paraId="238823BE"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5E4A11DA" w14:textId="2013546F" w:rsidR="00D82654" w:rsidRPr="004C5B21" w:rsidRDefault="00D82654"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6AC8562F" w14:textId="77777777" w:rsidR="00EB2EBE" w:rsidRDefault="00D82654" w:rsidP="00657FA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Refinancing limit should also be calculated</w:t>
            </w:r>
            <w:r w:rsidR="00B72A21">
              <w:rPr>
                <w:rFonts w:asciiTheme="minorHAnsi" w:hAnsiTheme="minorHAnsi" w:cs="Tahoma"/>
                <w:sz w:val="22"/>
                <w:szCs w:val="22"/>
              </w:rPr>
              <w:t>, which is equal to the total of customer’s all unsecured loans, but not more than</w:t>
            </w:r>
            <w:r w:rsidR="00EB2EBE">
              <w:rPr>
                <w:rFonts w:asciiTheme="minorHAnsi" w:hAnsiTheme="minorHAnsi" w:cs="Tahoma"/>
                <w:sz w:val="22"/>
                <w:szCs w:val="22"/>
              </w:rPr>
              <w:t>:</w:t>
            </w:r>
          </w:p>
          <w:p w14:paraId="5CD77310" w14:textId="1CA0889C" w:rsidR="00B72A21" w:rsidRDefault="00B72A21"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EB2EBE">
              <w:rPr>
                <w:rFonts w:asciiTheme="minorHAnsi" w:hAnsiTheme="minorHAnsi" w:cs="Tahoma"/>
                <w:sz w:val="22"/>
                <w:szCs w:val="22"/>
              </w:rPr>
              <w:t xml:space="preserve">AMD 5 mln. </w:t>
            </w:r>
            <w:r w:rsidR="00EB2EBE">
              <w:rPr>
                <w:rFonts w:asciiTheme="minorHAnsi" w:hAnsiTheme="minorHAnsi" w:cs="Tahoma"/>
                <w:sz w:val="22"/>
                <w:szCs w:val="22"/>
              </w:rPr>
              <w:t>for limit approved based on repayments</w:t>
            </w:r>
          </w:p>
          <w:p w14:paraId="5A9BBC00" w14:textId="14FCFAAF" w:rsidR="008E21F8" w:rsidRPr="00EB2EBE" w:rsidRDefault="00EB2EBE"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EB2EBE">
              <w:rPr>
                <w:rFonts w:asciiTheme="minorHAnsi" w:hAnsiTheme="minorHAnsi" w:cs="Tahoma"/>
                <w:sz w:val="22"/>
                <w:szCs w:val="22"/>
              </w:rPr>
              <w:t xml:space="preserve">AMD </w:t>
            </w:r>
            <w:r>
              <w:rPr>
                <w:rFonts w:asciiTheme="minorHAnsi" w:hAnsiTheme="minorHAnsi" w:cs="Tahoma"/>
                <w:sz w:val="22"/>
                <w:szCs w:val="22"/>
              </w:rPr>
              <w:t>10</w:t>
            </w:r>
            <w:r w:rsidRPr="00EB2EBE">
              <w:rPr>
                <w:rFonts w:asciiTheme="minorHAnsi" w:hAnsiTheme="minorHAnsi" w:cs="Tahoma"/>
                <w:sz w:val="22"/>
                <w:szCs w:val="22"/>
              </w:rPr>
              <w:t xml:space="preserve"> mln. </w:t>
            </w:r>
            <w:r>
              <w:rPr>
                <w:rFonts w:asciiTheme="minorHAnsi" w:hAnsiTheme="minorHAnsi" w:cs="Tahoma"/>
                <w:sz w:val="22"/>
                <w:szCs w:val="22"/>
              </w:rPr>
              <w:t>for limit approved based on turnover</w:t>
            </w:r>
          </w:p>
        </w:tc>
      </w:tr>
      <w:tr w:rsidR="001653DD" w:rsidRPr="004C5B21" w14:paraId="657173BD"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66B42AE1" w14:textId="0CB09F7D" w:rsidR="001653DD" w:rsidRPr="004C5B21" w:rsidRDefault="001653DD"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28DDF0F3" w14:textId="65DDBAA7" w:rsidR="001653DD" w:rsidRDefault="001653DD" w:rsidP="003428F0">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customer has refinancing and chooses to apply for the refinancing loan, then the total exposure of new loan </w:t>
            </w:r>
            <w:r w:rsidR="003428F0">
              <w:rPr>
                <w:rFonts w:asciiTheme="minorHAnsi" w:hAnsiTheme="minorHAnsi" w:cs="Tahoma"/>
                <w:sz w:val="22"/>
                <w:szCs w:val="22"/>
              </w:rPr>
              <w:t xml:space="preserve">based on </w:t>
            </w:r>
            <w:r w:rsidR="003428F0">
              <w:rPr>
                <w:rFonts w:asciiTheme="minorHAnsi" w:hAnsiTheme="minorHAnsi" w:cs="Tahoma"/>
                <w:sz w:val="22"/>
                <w:szCs w:val="22"/>
              </w:rPr>
              <w:lastRenderedPageBreak/>
              <w:t xml:space="preserve">repayments </w:t>
            </w:r>
            <w:r>
              <w:rPr>
                <w:rFonts w:asciiTheme="minorHAnsi" w:hAnsiTheme="minorHAnsi" w:cs="Tahoma"/>
                <w:sz w:val="22"/>
                <w:szCs w:val="22"/>
              </w:rPr>
              <w:t xml:space="preserve">should be calculated </w:t>
            </w:r>
            <w:r w:rsidR="003428F0">
              <w:rPr>
                <w:rFonts w:asciiTheme="minorHAnsi" w:hAnsiTheme="minorHAnsi" w:cs="Tahoma"/>
                <w:sz w:val="22"/>
                <w:szCs w:val="22"/>
              </w:rPr>
              <w:t xml:space="preserve">using </w:t>
            </w:r>
            <w:r>
              <w:rPr>
                <w:rFonts w:asciiTheme="minorHAnsi" w:hAnsiTheme="minorHAnsi" w:cs="Tahoma"/>
                <w:sz w:val="22"/>
                <w:szCs w:val="22"/>
              </w:rPr>
              <w:t>the “Multiplier w/ refinancing”</w:t>
            </w:r>
          </w:p>
        </w:tc>
      </w:tr>
      <w:tr w:rsidR="001653DD" w:rsidRPr="004C5B21" w14:paraId="5ECA9FC6"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16EB4A49" w14:textId="77777777" w:rsidR="001653DD" w:rsidRPr="004C5B21" w:rsidRDefault="001653DD" w:rsidP="00271FB8">
            <w:pPr>
              <w:pStyle w:val="ListParagraph"/>
              <w:numPr>
                <w:ilvl w:val="4"/>
                <w:numId w:val="1"/>
              </w:numPr>
              <w:spacing w:before="120" w:after="120" w:line="276" w:lineRule="auto"/>
              <w:rPr>
                <w:rFonts w:asciiTheme="minorHAnsi" w:hAnsiTheme="minorHAnsi" w:cs="Tahoma"/>
                <w:b w:val="0"/>
                <w:sz w:val="22"/>
                <w:szCs w:val="22"/>
              </w:rPr>
            </w:pPr>
          </w:p>
        </w:tc>
        <w:tc>
          <w:tcPr>
            <w:tcW w:w="4373" w:type="pct"/>
          </w:tcPr>
          <w:p w14:paraId="58950321" w14:textId="3D37EEA6" w:rsidR="003428F0" w:rsidRPr="00675C6F" w:rsidRDefault="003428F0" w:rsidP="001653D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b/>
                <w:sz w:val="22"/>
                <w:szCs w:val="22"/>
                <w:u w:val="single"/>
              </w:rPr>
              <w:t>Exposure is calculated based on repayments:</w:t>
            </w:r>
          </w:p>
          <w:p w14:paraId="051C6EC1" w14:textId="563DA126" w:rsidR="001653DD" w:rsidRPr="00675C6F" w:rsidRDefault="001653D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If refinancing limit is available</w:t>
            </w:r>
            <w:r w:rsidR="005731DF" w:rsidRPr="00675C6F">
              <w:rPr>
                <w:rFonts w:asciiTheme="minorHAnsi" w:hAnsiTheme="minorHAnsi" w:cs="Tahoma"/>
                <w:sz w:val="22"/>
                <w:szCs w:val="22"/>
              </w:rPr>
              <w:t>, and if approved exposure is less than the applied loan amount,</w:t>
            </w:r>
            <w:r w:rsidRPr="00675C6F">
              <w:rPr>
                <w:rFonts w:asciiTheme="minorHAnsi" w:hAnsiTheme="minorHAnsi" w:cs="Tahoma"/>
                <w:sz w:val="22"/>
                <w:szCs w:val="22"/>
              </w:rPr>
              <w:t xml:space="preserve"> then system should show </w:t>
            </w:r>
            <w:r w:rsidR="005731DF" w:rsidRPr="00675C6F">
              <w:rPr>
                <w:rFonts w:asciiTheme="minorHAnsi" w:hAnsiTheme="minorHAnsi" w:cs="Tahoma"/>
                <w:sz w:val="22"/>
                <w:szCs w:val="22"/>
              </w:rPr>
              <w:t xml:space="preserve">a message to </w:t>
            </w:r>
            <w:r w:rsidRPr="00675C6F">
              <w:rPr>
                <w:rFonts w:asciiTheme="minorHAnsi" w:hAnsiTheme="minorHAnsi" w:cs="Tahoma"/>
                <w:sz w:val="22"/>
                <w:szCs w:val="22"/>
              </w:rPr>
              <w:t>customer that their new loan limit will increase if they also apply for refinancing.</w:t>
            </w:r>
            <w:r w:rsidR="005731DF" w:rsidRPr="00675C6F">
              <w:rPr>
                <w:rFonts w:asciiTheme="minorHAnsi" w:hAnsiTheme="minorHAnsi" w:cs="Tahoma"/>
                <w:sz w:val="22"/>
                <w:szCs w:val="22"/>
              </w:rPr>
              <w:t xml:space="preserve"> The system should also show the increased amount of new loan.</w:t>
            </w:r>
          </w:p>
          <w:p w14:paraId="52BD1106" w14:textId="77777777" w:rsidR="005731DF" w:rsidRPr="00675C6F" w:rsidRDefault="005731DF"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However, if applied loan amount is less than the approved exposure, then the system should only advise the customer they can refinance their existing unsecured loans.</w:t>
            </w:r>
          </w:p>
          <w:p w14:paraId="5B8D823F" w14:textId="42AAA50C" w:rsidR="005731DF" w:rsidRPr="00675C6F" w:rsidRDefault="005731DF"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If no refinancing limit is available, then system only shows approved exposure for new loan.</w:t>
            </w:r>
          </w:p>
        </w:tc>
      </w:tr>
      <w:tr w:rsidR="003428F0" w:rsidRPr="004C5B21" w14:paraId="25C0F956"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418D7EC3" w14:textId="77777777" w:rsidR="003428F0" w:rsidRPr="004C5B21" w:rsidRDefault="003428F0" w:rsidP="00271FB8">
            <w:pPr>
              <w:pStyle w:val="ListParagraph"/>
              <w:numPr>
                <w:ilvl w:val="4"/>
                <w:numId w:val="1"/>
              </w:numPr>
              <w:spacing w:before="120" w:after="120" w:line="276" w:lineRule="auto"/>
              <w:rPr>
                <w:rFonts w:asciiTheme="minorHAnsi" w:hAnsiTheme="minorHAnsi" w:cs="Tahoma"/>
                <w:b w:val="0"/>
                <w:sz w:val="22"/>
                <w:szCs w:val="22"/>
              </w:rPr>
            </w:pPr>
          </w:p>
        </w:tc>
        <w:tc>
          <w:tcPr>
            <w:tcW w:w="4373" w:type="pct"/>
          </w:tcPr>
          <w:p w14:paraId="456030E4" w14:textId="7EBA0DA6" w:rsidR="003428F0" w:rsidRPr="00675C6F" w:rsidRDefault="003428F0" w:rsidP="003428F0">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b/>
                <w:sz w:val="22"/>
                <w:szCs w:val="22"/>
                <w:u w:val="single"/>
              </w:rPr>
              <w:t>Exposure is calculated based on turnover:</w:t>
            </w:r>
          </w:p>
          <w:p w14:paraId="0978A0FB" w14:textId="6A5AB7B8" w:rsidR="003428F0" w:rsidRPr="00675C6F" w:rsidRDefault="005A75D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sz w:val="22"/>
                <w:szCs w:val="22"/>
              </w:rPr>
              <w:t>Refinancing limit is equal to the difference of AMD 10 mln (max possible exposure) and the offered amount (minimum between applied and approved amounts).</w:t>
            </w:r>
          </w:p>
          <w:p w14:paraId="7848650C" w14:textId="406D2818" w:rsidR="002A2AA3" w:rsidRPr="00675C6F" w:rsidRDefault="002A2AA3" w:rsidP="00271FB8">
            <w:pPr>
              <w:pStyle w:val="ListParagraph"/>
              <w:numPr>
                <w:ilvl w:val="1"/>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sz w:val="22"/>
                <w:szCs w:val="22"/>
              </w:rPr>
              <w:t>If total unsecured loans at other banks is more than the refinancing limit, then no refinancing should be offered.</w:t>
            </w:r>
          </w:p>
          <w:p w14:paraId="6C44C831" w14:textId="2214A400" w:rsidR="003428F0" w:rsidRPr="00675C6F" w:rsidRDefault="003428F0"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sz w:val="22"/>
                <w:szCs w:val="22"/>
              </w:rPr>
              <w:t>If no refinancing limit is available, then system only shows approved exposure for new loan.</w:t>
            </w:r>
          </w:p>
        </w:tc>
      </w:tr>
      <w:tr w:rsidR="005A75D6" w:rsidRPr="004C5B21" w14:paraId="0FCED44B"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3C48CFD1" w14:textId="77777777" w:rsidR="005A75D6" w:rsidRPr="004C5B21" w:rsidRDefault="005A75D6" w:rsidP="00271FB8">
            <w:pPr>
              <w:pStyle w:val="ListParagraph"/>
              <w:numPr>
                <w:ilvl w:val="4"/>
                <w:numId w:val="1"/>
              </w:numPr>
              <w:spacing w:before="120" w:after="120" w:line="276" w:lineRule="auto"/>
              <w:rPr>
                <w:rFonts w:asciiTheme="minorHAnsi" w:hAnsiTheme="minorHAnsi" w:cs="Tahoma"/>
                <w:b w:val="0"/>
                <w:sz w:val="22"/>
                <w:szCs w:val="22"/>
              </w:rPr>
            </w:pPr>
          </w:p>
        </w:tc>
        <w:tc>
          <w:tcPr>
            <w:tcW w:w="4373" w:type="pct"/>
          </w:tcPr>
          <w:p w14:paraId="4D7C5C18" w14:textId="2AFF8C7A" w:rsidR="005A75D6" w:rsidRPr="00675C6F" w:rsidRDefault="005A75D6" w:rsidP="005A75D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b/>
                <w:sz w:val="22"/>
                <w:szCs w:val="22"/>
                <w:u w:val="single"/>
              </w:rPr>
              <w:t>Exposure is calculated based on personal limit:</w:t>
            </w:r>
          </w:p>
          <w:p w14:paraId="50596043" w14:textId="175AC8EA" w:rsidR="005A75D6" w:rsidRPr="00675C6F" w:rsidRDefault="005A75D6"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u w:val="single"/>
              </w:rPr>
            </w:pPr>
            <w:r w:rsidRPr="00675C6F">
              <w:rPr>
                <w:rFonts w:asciiTheme="minorHAnsi" w:hAnsiTheme="minorHAnsi" w:cs="Tahoma"/>
                <w:sz w:val="22"/>
                <w:szCs w:val="22"/>
                <w:u w:val="single"/>
              </w:rPr>
              <w:t>Refinancing limit is calculated with the same logic as for turnover, since the maximum exposure is also AMD10mln.</w:t>
            </w:r>
          </w:p>
        </w:tc>
      </w:tr>
      <w:tr w:rsidR="00F54B79" w:rsidRPr="004C5B21" w14:paraId="74BE3A8D"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12BB8616" w14:textId="77777777" w:rsidR="00F54B79" w:rsidRPr="004C5B21" w:rsidRDefault="00F54B79" w:rsidP="00271FB8">
            <w:pPr>
              <w:pStyle w:val="ListParagraph"/>
              <w:numPr>
                <w:ilvl w:val="4"/>
                <w:numId w:val="1"/>
              </w:numPr>
              <w:spacing w:before="120" w:after="120" w:line="276" w:lineRule="auto"/>
              <w:rPr>
                <w:rFonts w:asciiTheme="minorHAnsi" w:hAnsiTheme="minorHAnsi" w:cs="Tahoma"/>
                <w:b w:val="0"/>
                <w:sz w:val="22"/>
                <w:szCs w:val="22"/>
              </w:rPr>
            </w:pPr>
          </w:p>
        </w:tc>
        <w:tc>
          <w:tcPr>
            <w:tcW w:w="4373" w:type="pct"/>
          </w:tcPr>
          <w:p w14:paraId="65BF438D" w14:textId="77777777" w:rsidR="00F54B79" w:rsidRPr="00675C6F" w:rsidRDefault="00F54B79" w:rsidP="005A75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675C6F">
              <w:rPr>
                <w:rFonts w:asciiTheme="minorHAnsi" w:hAnsiTheme="minorHAnsi" w:cs="Tahoma"/>
                <w:b/>
                <w:sz w:val="22"/>
                <w:szCs w:val="22"/>
                <w:u w:val="single"/>
              </w:rPr>
              <w:t>Calculator:</w:t>
            </w:r>
          </w:p>
          <w:p w14:paraId="2E6B7780" w14:textId="1AAFC016" w:rsidR="00F54B79" w:rsidRPr="00675C6F" w:rsidRDefault="00F54B79" w:rsidP="005A75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Full logic of amounts to be offered to customer is presented in the attached spreadsheet.</w:t>
            </w:r>
            <w:ins w:id="48" w:author="Arpine Mayilyan" w:date="2018-09-17T17:31:00Z">
              <w:r w:rsidR="009D2DA6">
                <w:rPr>
                  <w:rFonts w:asciiTheme="minorHAnsi" w:hAnsiTheme="minorHAnsi" w:cs="Tahoma"/>
                  <w:sz w:val="22"/>
                  <w:szCs w:val="22"/>
                </w:rPr>
                <w:t xml:space="preserve"> Attached.</w:t>
              </w:r>
            </w:ins>
          </w:p>
          <w:p w14:paraId="3F13C6CB" w14:textId="63938398" w:rsidR="00F54B79" w:rsidRPr="00675C6F" w:rsidRDefault="00F54B79" w:rsidP="005A75D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p>
        </w:tc>
      </w:tr>
      <w:tr w:rsidR="003428F0" w:rsidRPr="004C5B21" w14:paraId="0C163632" w14:textId="77777777" w:rsidTr="00EA35CE">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2592985D" w14:textId="758F7041" w:rsidR="003428F0" w:rsidRPr="004C5B21" w:rsidRDefault="003428F0"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4DE42D0D" w14:textId="77777777" w:rsidR="00CD3492" w:rsidRPr="00675C6F" w:rsidRDefault="00C07998" w:rsidP="003428F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 xml:space="preserve">If customer </w:t>
            </w:r>
            <w:r w:rsidR="00CD3492" w:rsidRPr="00675C6F">
              <w:rPr>
                <w:rFonts w:asciiTheme="minorHAnsi" w:hAnsiTheme="minorHAnsi" w:cs="Tahoma"/>
                <w:sz w:val="22"/>
                <w:szCs w:val="22"/>
              </w:rPr>
              <w:t xml:space="preserve">should be able to </w:t>
            </w:r>
            <w:r w:rsidRPr="00675C6F">
              <w:rPr>
                <w:rFonts w:asciiTheme="minorHAnsi" w:hAnsiTheme="minorHAnsi" w:cs="Tahoma"/>
                <w:sz w:val="22"/>
                <w:szCs w:val="22"/>
              </w:rPr>
              <w:t>choose</w:t>
            </w:r>
            <w:r w:rsidR="00CD3492" w:rsidRPr="00675C6F">
              <w:rPr>
                <w:rFonts w:asciiTheme="minorHAnsi" w:hAnsiTheme="minorHAnsi" w:cs="Tahoma"/>
                <w:sz w:val="22"/>
                <w:szCs w:val="22"/>
              </w:rPr>
              <w:t>:</w:t>
            </w:r>
          </w:p>
          <w:p w14:paraId="779017E3" w14:textId="6DF15493" w:rsidR="00CD3492" w:rsidRPr="00675C6F" w:rsidRDefault="00CD349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To apply or not to apply for the approved new loan</w:t>
            </w:r>
          </w:p>
          <w:p w14:paraId="72BD9DB0" w14:textId="77777777" w:rsidR="00CD3492" w:rsidRPr="00675C6F" w:rsidRDefault="00CD349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T</w:t>
            </w:r>
            <w:r w:rsidR="00C07998" w:rsidRPr="00675C6F">
              <w:rPr>
                <w:rFonts w:asciiTheme="minorHAnsi" w:hAnsiTheme="minorHAnsi" w:cs="Tahoma"/>
                <w:sz w:val="22"/>
                <w:szCs w:val="22"/>
              </w:rPr>
              <w:t xml:space="preserve">o apply </w:t>
            </w:r>
            <w:r w:rsidRPr="00675C6F">
              <w:rPr>
                <w:rFonts w:asciiTheme="minorHAnsi" w:hAnsiTheme="minorHAnsi" w:cs="Tahoma"/>
                <w:sz w:val="22"/>
                <w:szCs w:val="22"/>
              </w:rPr>
              <w:t xml:space="preserve">or not to apply for the approved </w:t>
            </w:r>
            <w:r w:rsidR="00C07998" w:rsidRPr="00675C6F">
              <w:rPr>
                <w:rFonts w:asciiTheme="minorHAnsi" w:hAnsiTheme="minorHAnsi" w:cs="Tahoma"/>
                <w:sz w:val="22"/>
                <w:szCs w:val="22"/>
              </w:rPr>
              <w:t>refinancing loan</w:t>
            </w:r>
          </w:p>
          <w:p w14:paraId="03EBE754" w14:textId="60C5FCC2" w:rsidR="00C07998" w:rsidRPr="00675C6F" w:rsidRDefault="00CD349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675C6F">
              <w:rPr>
                <w:rFonts w:asciiTheme="minorHAnsi" w:hAnsiTheme="minorHAnsi" w:cs="Tahoma"/>
                <w:sz w:val="22"/>
                <w:szCs w:val="22"/>
              </w:rPr>
              <w:t>S</w:t>
            </w:r>
            <w:r w:rsidR="00C07998" w:rsidRPr="00675C6F">
              <w:rPr>
                <w:rFonts w:asciiTheme="minorHAnsi" w:hAnsiTheme="minorHAnsi" w:cs="Tahoma"/>
                <w:sz w:val="22"/>
                <w:szCs w:val="22"/>
              </w:rPr>
              <w:t>ystem should show the total amount of loan, equal to new loan plus refinancing.</w:t>
            </w:r>
          </w:p>
        </w:tc>
      </w:tr>
      <w:tr w:rsidR="00F54B79" w:rsidRPr="004C5B21" w14:paraId="140DF9BF" w14:textId="77777777" w:rsidTr="00EA35CE">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34B65A9F" w14:textId="77777777" w:rsidR="00F54B79" w:rsidRPr="004C5B21" w:rsidRDefault="00F54B79"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7705CEE6" w14:textId="77777777" w:rsidR="00F54B79" w:rsidRDefault="00E7491E" w:rsidP="00E7491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should keep record about the basis offered amount calculation:</w:t>
            </w:r>
          </w:p>
          <w:p w14:paraId="3614F32F" w14:textId="77777777" w:rsidR="00E7491E" w:rsidRDefault="00E7491E"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lastRenderedPageBreak/>
              <w:t>Based on repayments: Type 1</w:t>
            </w:r>
          </w:p>
          <w:p w14:paraId="25F75A29" w14:textId="13008B79" w:rsidR="00E7491E" w:rsidRDefault="00E7491E"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Based on turnover: Type 2</w:t>
            </w:r>
          </w:p>
          <w:p w14:paraId="752817E9" w14:textId="77777777" w:rsidR="00E7491E" w:rsidRDefault="00E7491E"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Based on personal limit: Type 3</w:t>
            </w:r>
          </w:p>
          <w:p w14:paraId="52BF6837" w14:textId="5ED82F0A" w:rsidR="00E7491E" w:rsidRPr="00E7491E" w:rsidRDefault="00E7491E" w:rsidP="00E7491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 each of the above type system should also keep record whether refinancing was also given.</w:t>
            </w:r>
          </w:p>
        </w:tc>
      </w:tr>
      <w:tr w:rsidR="005C00C4" w:rsidRPr="004C5B21" w14:paraId="435D0831" w14:textId="77777777" w:rsidTr="00EA35CE">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66B10A9" w14:textId="5CC21B4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746AE195" w14:textId="77777777" w:rsidR="005C00C4" w:rsidRPr="004C5B21" w:rsidRDefault="005C00C4"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5C00C4" w:rsidRPr="004C5B21" w14:paraId="7D802B69" w14:textId="77777777" w:rsidTr="00EA35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63100B67"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16D2441F" w14:textId="77777777" w:rsidR="005C00C4" w:rsidRDefault="00E66535"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score is calculated</w:t>
            </w:r>
          </w:p>
          <w:p w14:paraId="13596757" w14:textId="77777777" w:rsidR="00EC5D76" w:rsidRDefault="00EC5D76"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exposure/available limit is calculated</w:t>
            </w:r>
          </w:p>
          <w:p w14:paraId="64EC22F1" w14:textId="77777777" w:rsidR="00227CA6" w:rsidRDefault="00227CA6"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Refinancing limit is calculated</w:t>
            </w:r>
          </w:p>
          <w:p w14:paraId="799252D2" w14:textId="1D3D4982" w:rsidR="00B45C55" w:rsidRPr="00B45C55" w:rsidRDefault="00B45C55"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is able to choose their preferred loan options, new loan, refinancing or both.</w:t>
            </w:r>
          </w:p>
        </w:tc>
      </w:tr>
      <w:tr w:rsidR="005C00C4" w:rsidRPr="004C5B21" w14:paraId="29F3C35F" w14:textId="77777777" w:rsidTr="00EA35CE">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90E555A" w14:textId="534101F1"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75ED416C" w14:textId="77777777" w:rsidR="005C00C4" w:rsidRPr="004C5B21" w:rsidRDefault="005C00C4"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5C00C4" w:rsidRPr="004C5B21" w14:paraId="2D72A509" w14:textId="77777777" w:rsidTr="00EA35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079AE629"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C7C73C8" w14:textId="575ADE7C" w:rsidR="005C00C4" w:rsidRPr="004C5B21" w:rsidRDefault="00E66535" w:rsidP="00E66535">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r w:rsidR="005C00C4" w:rsidRPr="004C5B21" w14:paraId="34EAB24F" w14:textId="77777777" w:rsidTr="00EA35CE">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2321AE5"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773E87BF" w14:textId="77777777" w:rsidR="005C00C4" w:rsidRPr="004C5B21" w:rsidRDefault="005C00C4"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5C00C4" w:rsidRPr="004C5B21" w14:paraId="12BEA138" w14:textId="77777777" w:rsidTr="00EA35C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2AC7475C"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3A0952EA" w14:textId="4A8DBC3D" w:rsidR="005C00C4" w:rsidRPr="004C5B21" w:rsidRDefault="00E66535" w:rsidP="009605B1">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bl>
    <w:p w14:paraId="68CDFB26" w14:textId="6D82AB67" w:rsidR="005C00C4" w:rsidRDefault="005C00C4" w:rsidP="00F431F7">
      <w:pPr>
        <w:spacing w:before="120" w:after="120" w:line="276" w:lineRule="auto"/>
        <w:rPr>
          <w:rFonts w:asciiTheme="minorHAnsi" w:hAnsiTheme="minorHAnsi"/>
          <w:sz w:val="22"/>
          <w:szCs w:val="22"/>
        </w:rPr>
      </w:pPr>
    </w:p>
    <w:p w14:paraId="7204DEB6" w14:textId="73AB42F0" w:rsidR="005C00C4" w:rsidRPr="00CF1A40" w:rsidRDefault="0019666A" w:rsidP="009C6428">
      <w:pPr>
        <w:pStyle w:val="Heading3"/>
        <w:spacing w:after="240"/>
      </w:pPr>
      <w:bookmarkStart w:id="49" w:name="_Toc525144683"/>
      <w:r w:rsidRPr="00CF1A40">
        <w:t>Decision about Processing Type</w:t>
      </w:r>
      <w:bookmarkEnd w:id="49"/>
    </w:p>
    <w:tbl>
      <w:tblPr>
        <w:tblStyle w:val="ListTable3-Accent61"/>
        <w:tblW w:w="4478" w:type="pct"/>
        <w:tblInd w:w="562" w:type="dxa"/>
        <w:tblLayout w:type="fixed"/>
        <w:tblLook w:val="04A0" w:firstRow="1" w:lastRow="0" w:firstColumn="1" w:lastColumn="0" w:noHBand="0" w:noVBand="1"/>
      </w:tblPr>
      <w:tblGrid>
        <w:gridCol w:w="1584"/>
        <w:gridCol w:w="11050"/>
      </w:tblGrid>
      <w:tr w:rsidR="005C00C4" w:rsidRPr="004C5B21" w14:paraId="54048E19" w14:textId="77777777" w:rsidTr="009C6428">
        <w:trPr>
          <w:cnfStyle w:val="100000000000" w:firstRow="1" w:lastRow="0" w:firstColumn="0" w:lastColumn="0" w:oddVBand="0" w:evenVBand="0" w:oddHBand="0" w:evenHBand="0" w:firstRowFirstColumn="0" w:firstRowLastColumn="0" w:lastRowFirstColumn="0" w:lastRowLastColumn="0"/>
          <w:trHeight w:val="557"/>
        </w:trPr>
        <w:tc>
          <w:tcPr>
            <w:cnfStyle w:val="001000000100" w:firstRow="0" w:lastRow="0" w:firstColumn="1" w:lastColumn="0" w:oddVBand="0" w:evenVBand="0" w:oddHBand="0" w:evenHBand="0" w:firstRowFirstColumn="1" w:firstRowLastColumn="0" w:lastRowFirstColumn="0" w:lastRowLastColumn="0"/>
            <w:tcW w:w="627" w:type="pct"/>
          </w:tcPr>
          <w:p w14:paraId="3FE0DDDC" w14:textId="77777777" w:rsidR="005C00C4" w:rsidRPr="004C5B21" w:rsidRDefault="005C00C4" w:rsidP="00271FB8">
            <w:pPr>
              <w:pStyle w:val="ListParagraph"/>
              <w:numPr>
                <w:ilvl w:val="0"/>
                <w:numId w:val="1"/>
              </w:numPr>
              <w:spacing w:before="120" w:after="120" w:line="276" w:lineRule="auto"/>
              <w:rPr>
                <w:rFonts w:asciiTheme="minorHAnsi" w:hAnsiTheme="minorHAnsi" w:cs="Arial"/>
                <w:b w:val="0"/>
                <w:color w:val="FFFFFF"/>
                <w:sz w:val="22"/>
                <w:szCs w:val="22"/>
              </w:rPr>
            </w:pPr>
          </w:p>
        </w:tc>
        <w:tc>
          <w:tcPr>
            <w:tcW w:w="4373" w:type="pct"/>
          </w:tcPr>
          <w:p w14:paraId="30AC1092" w14:textId="484ACDFC" w:rsidR="005C00C4" w:rsidRPr="00732C82" w:rsidRDefault="00E66535" w:rsidP="009605B1">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sidRPr="00E66535">
              <w:rPr>
                <w:rFonts w:asciiTheme="minorHAnsi" w:hAnsiTheme="minorHAnsi" w:cs="Tahoma"/>
                <w:b w:val="0"/>
                <w:color w:val="FFFFFF"/>
                <w:sz w:val="28"/>
                <w:szCs w:val="28"/>
              </w:rPr>
              <w:t>Decision about Processing Type</w:t>
            </w:r>
          </w:p>
        </w:tc>
      </w:tr>
      <w:tr w:rsidR="005C00C4" w:rsidRPr="004C5B21" w14:paraId="180832B7" w14:textId="77777777" w:rsidTr="009605B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DCC45D9"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30A07DD5" w14:textId="4AF92488" w:rsidR="005C00C4" w:rsidRPr="004C5B21" w:rsidRDefault="005C00C4"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System</w:t>
            </w:r>
            <w:r w:rsidR="00A63011">
              <w:rPr>
                <w:rFonts w:asciiTheme="minorHAnsi" w:hAnsiTheme="minorHAnsi" w:cs="Arial"/>
                <w:sz w:val="22"/>
                <w:szCs w:val="22"/>
              </w:rPr>
              <w:t>, Customer</w:t>
            </w:r>
          </w:p>
        </w:tc>
      </w:tr>
      <w:tr w:rsidR="005C00C4" w:rsidRPr="004C5B21" w14:paraId="307CAEDC" w14:textId="77777777" w:rsidTr="009605B1">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0D8E6442"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2AA90049" w14:textId="322A8CD5" w:rsidR="005C00C4" w:rsidRPr="00822DD4" w:rsidRDefault="005C00C4" w:rsidP="00E66535">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Pr>
                <w:rFonts w:asciiTheme="minorHAnsi" w:hAnsiTheme="minorHAnsi" w:cs="Arial"/>
                <w:sz w:val="22"/>
                <w:szCs w:val="22"/>
              </w:rPr>
              <w:t xml:space="preserve"> </w:t>
            </w:r>
            <w:r w:rsidR="00E66535">
              <w:rPr>
                <w:rFonts w:asciiTheme="minorHAnsi" w:hAnsiTheme="minorHAnsi" w:cs="Arial"/>
                <w:sz w:val="22"/>
                <w:szCs w:val="22"/>
              </w:rPr>
              <w:t>System has calculated customer score</w:t>
            </w:r>
            <w:r w:rsidR="00525070">
              <w:rPr>
                <w:rFonts w:asciiTheme="minorHAnsi" w:hAnsiTheme="minorHAnsi" w:cs="Arial"/>
                <w:sz w:val="22"/>
                <w:szCs w:val="22"/>
              </w:rPr>
              <w:t xml:space="preserve"> and available limit</w:t>
            </w:r>
          </w:p>
        </w:tc>
      </w:tr>
      <w:tr w:rsidR="005C00C4" w:rsidRPr="004C5B21" w14:paraId="262214FC" w14:textId="77777777" w:rsidTr="00960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A4D0C8F"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38E78D3C" w14:textId="77777777" w:rsidR="005C00C4" w:rsidRPr="004C5B21" w:rsidRDefault="005C00C4"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5C00C4" w:rsidRPr="004C5B21" w14:paraId="4B7A128B" w14:textId="77777777" w:rsidTr="009605B1">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048BC764"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1DE8D195" w14:textId="2569A843" w:rsidR="005C00C4" w:rsidRDefault="00E0395D" w:rsidP="00906E62">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Based on </w:t>
            </w:r>
            <w:r w:rsidR="00906E62">
              <w:rPr>
                <w:rFonts w:asciiTheme="minorHAnsi" w:hAnsiTheme="minorHAnsi" w:cs="Tahoma"/>
                <w:sz w:val="22"/>
                <w:szCs w:val="22"/>
              </w:rPr>
              <w:t>C</w:t>
            </w:r>
            <w:r>
              <w:rPr>
                <w:rFonts w:asciiTheme="minorHAnsi" w:hAnsiTheme="minorHAnsi" w:cs="Tahoma"/>
                <w:sz w:val="22"/>
                <w:szCs w:val="22"/>
              </w:rPr>
              <w:t>us</w:t>
            </w:r>
            <w:r w:rsidR="00906E62">
              <w:rPr>
                <w:rFonts w:asciiTheme="minorHAnsi" w:hAnsiTheme="minorHAnsi" w:cs="Tahoma"/>
                <w:sz w:val="22"/>
                <w:szCs w:val="22"/>
              </w:rPr>
              <w:t>tomer’</w:t>
            </w:r>
            <w:r w:rsidR="00525070">
              <w:rPr>
                <w:rFonts w:asciiTheme="minorHAnsi" w:hAnsiTheme="minorHAnsi" w:cs="Tahoma"/>
                <w:sz w:val="22"/>
                <w:szCs w:val="22"/>
              </w:rPr>
              <w:t>s</w:t>
            </w:r>
            <w:r w:rsidR="00906E62">
              <w:rPr>
                <w:rFonts w:asciiTheme="minorHAnsi" w:hAnsiTheme="minorHAnsi" w:cs="Tahoma"/>
                <w:sz w:val="22"/>
                <w:szCs w:val="22"/>
              </w:rPr>
              <w:t xml:space="preserve"> calculated score and exposure and on the data collected from external sources, system should decide whether to initiate:</w:t>
            </w:r>
          </w:p>
          <w:p w14:paraId="66DEA9D9" w14:textId="77777777" w:rsidR="00906E62" w:rsidRDefault="00906E62"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Automatic loan processing, or</w:t>
            </w:r>
          </w:p>
          <w:p w14:paraId="016CF184" w14:textId="219F8FD8" w:rsidR="00F275B9" w:rsidRPr="00F275B9" w:rsidRDefault="00906E62"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lastRenderedPageBreak/>
              <w:t>Manual loan processing</w:t>
            </w:r>
          </w:p>
        </w:tc>
      </w:tr>
      <w:tr w:rsidR="00F275B9" w:rsidRPr="004C5B21" w14:paraId="443E59B9" w14:textId="77777777" w:rsidTr="009605B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672AC996" w14:textId="77777777" w:rsidR="00F275B9" w:rsidRPr="004C5B21" w:rsidRDefault="00F275B9" w:rsidP="00271FB8">
            <w:pPr>
              <w:pStyle w:val="ListParagraph"/>
              <w:numPr>
                <w:ilvl w:val="3"/>
                <w:numId w:val="1"/>
              </w:numPr>
              <w:spacing w:before="120" w:after="120" w:line="276" w:lineRule="auto"/>
              <w:rPr>
                <w:rFonts w:asciiTheme="minorHAnsi" w:hAnsiTheme="minorHAnsi" w:cs="Tahoma"/>
                <w:b w:val="0"/>
                <w:sz w:val="22"/>
                <w:szCs w:val="22"/>
              </w:rPr>
            </w:pPr>
          </w:p>
        </w:tc>
        <w:tc>
          <w:tcPr>
            <w:tcW w:w="4373" w:type="pct"/>
          </w:tcPr>
          <w:p w14:paraId="7EE6B502" w14:textId="0A6859D1" w:rsidR="00F275B9" w:rsidRDefault="009B7F8B" w:rsidP="00906E6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B7F8B">
              <w:rPr>
                <w:rFonts w:asciiTheme="minorHAnsi" w:hAnsiTheme="minorHAnsi" w:cs="Tahoma"/>
                <w:b/>
                <w:sz w:val="22"/>
                <w:szCs w:val="22"/>
                <w:u w:val="single"/>
              </w:rPr>
              <w:t>D</w:t>
            </w:r>
            <w:r w:rsidR="00F275B9" w:rsidRPr="009B7F8B">
              <w:rPr>
                <w:rFonts w:asciiTheme="minorHAnsi" w:hAnsiTheme="minorHAnsi" w:cs="Tahoma"/>
                <w:b/>
                <w:sz w:val="22"/>
                <w:szCs w:val="22"/>
                <w:u w:val="single"/>
              </w:rPr>
              <w:t>ecis</w:t>
            </w:r>
            <w:r w:rsidRPr="009B7F8B">
              <w:rPr>
                <w:rFonts w:asciiTheme="minorHAnsi" w:hAnsiTheme="minorHAnsi" w:cs="Tahoma"/>
                <w:b/>
                <w:sz w:val="22"/>
                <w:szCs w:val="22"/>
                <w:u w:val="single"/>
              </w:rPr>
              <w:t>ion criteria:</w:t>
            </w:r>
            <w:r>
              <w:rPr>
                <w:rFonts w:asciiTheme="minorHAnsi" w:hAnsiTheme="minorHAnsi" w:cs="Tahoma"/>
                <w:sz w:val="22"/>
                <w:szCs w:val="22"/>
              </w:rPr>
              <w:t xml:space="preserve"> If any of the below conditions is met, then the loan should be processed manually.</w:t>
            </w:r>
          </w:p>
          <w:tbl>
            <w:tblPr>
              <w:tblStyle w:val="ListTable3-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9787"/>
            </w:tblGrid>
            <w:tr w:rsidR="00B64F6A" w14:paraId="58C704F4" w14:textId="77777777" w:rsidTr="00B64F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9" w:type="pct"/>
                </w:tcPr>
                <w:p w14:paraId="0DD2BA0C" w14:textId="77777777" w:rsidR="00B64F6A" w:rsidRPr="00F95E35" w:rsidRDefault="00B64F6A" w:rsidP="00F275B9">
                  <w:pPr>
                    <w:spacing w:line="276" w:lineRule="auto"/>
                    <w:rPr>
                      <w:rFonts w:asciiTheme="minorHAnsi" w:hAnsiTheme="minorHAnsi" w:cs="Tahoma"/>
                      <w:sz w:val="22"/>
                      <w:szCs w:val="22"/>
                      <w:highlight w:val="yellow"/>
                    </w:rPr>
                  </w:pPr>
                </w:p>
              </w:tc>
              <w:tc>
                <w:tcPr>
                  <w:tcW w:w="4521" w:type="pct"/>
                </w:tcPr>
                <w:p w14:paraId="4850A497" w14:textId="77777777" w:rsidR="00B64F6A" w:rsidRPr="00F95E35" w:rsidRDefault="00B64F6A" w:rsidP="00F275B9">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sidRPr="000970BD">
                    <w:rPr>
                      <w:rFonts w:asciiTheme="minorHAnsi" w:hAnsiTheme="minorHAnsi" w:cs="Tahoma"/>
                      <w:sz w:val="22"/>
                      <w:szCs w:val="22"/>
                    </w:rPr>
                    <w:t>Criteria</w:t>
                  </w:r>
                </w:p>
              </w:tc>
            </w:tr>
            <w:tr w:rsidR="00175043" w14:paraId="19F9BCC2"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08B464EE" w14:textId="77777777" w:rsidR="00175043" w:rsidRPr="001D3701" w:rsidRDefault="00175043" w:rsidP="00271FB8">
                  <w:pPr>
                    <w:pStyle w:val="ListParagraph"/>
                    <w:numPr>
                      <w:ilvl w:val="0"/>
                      <w:numId w:val="12"/>
                    </w:numPr>
                    <w:spacing w:line="276" w:lineRule="auto"/>
                    <w:rPr>
                      <w:rFonts w:asciiTheme="minorHAnsi" w:hAnsiTheme="minorHAnsi" w:cs="Tahoma"/>
                      <w:sz w:val="22"/>
                      <w:szCs w:val="22"/>
                    </w:rPr>
                  </w:pPr>
                </w:p>
              </w:tc>
              <w:tc>
                <w:tcPr>
                  <w:tcW w:w="4521" w:type="pct"/>
                </w:tcPr>
                <w:p w14:paraId="4A6B85D3" w14:textId="34C3263C" w:rsidR="00175043" w:rsidRPr="00CC6A5E" w:rsidRDefault="00175043" w:rsidP="00175043">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sidRPr="00CC6A5E">
                    <w:rPr>
                      <w:rFonts w:asciiTheme="minorHAnsi" w:hAnsiTheme="minorHAnsi" w:cs="Tahoma"/>
                      <w:b/>
                      <w:sz w:val="22"/>
                      <w:szCs w:val="22"/>
                      <w:u w:val="single"/>
                    </w:rPr>
                    <w:t>Requested loan details</w:t>
                  </w:r>
                </w:p>
              </w:tc>
            </w:tr>
            <w:tr w:rsidR="00175043" w14:paraId="33538E33"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6615E525" w14:textId="77777777" w:rsidR="00175043" w:rsidRPr="001D3701" w:rsidRDefault="00175043" w:rsidP="00271FB8">
                  <w:pPr>
                    <w:pStyle w:val="ListParagraph"/>
                    <w:numPr>
                      <w:ilvl w:val="1"/>
                      <w:numId w:val="12"/>
                    </w:numPr>
                    <w:spacing w:line="276" w:lineRule="auto"/>
                    <w:rPr>
                      <w:rFonts w:asciiTheme="minorHAnsi" w:hAnsiTheme="minorHAnsi" w:cs="Tahoma"/>
                      <w:sz w:val="22"/>
                      <w:szCs w:val="22"/>
                    </w:rPr>
                  </w:pPr>
                </w:p>
              </w:tc>
              <w:tc>
                <w:tcPr>
                  <w:tcW w:w="4521" w:type="pct"/>
                </w:tcPr>
                <w:p w14:paraId="5D80DAB7" w14:textId="01F7BF42" w:rsidR="00175043" w:rsidRPr="008E2612" w:rsidRDefault="00175043" w:rsidP="006A479C">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E2612">
                    <w:rPr>
                      <w:rFonts w:asciiTheme="minorHAnsi" w:hAnsiTheme="minorHAnsi" w:cs="Tahoma"/>
                      <w:sz w:val="22"/>
                      <w:szCs w:val="22"/>
                    </w:rPr>
                    <w:t xml:space="preserve">Loan type is </w:t>
                  </w:r>
                  <w:r w:rsidR="006A479C">
                    <w:rPr>
                      <w:rFonts w:asciiTheme="minorHAnsi" w:hAnsiTheme="minorHAnsi" w:cs="Tahoma"/>
                      <w:sz w:val="22"/>
                      <w:szCs w:val="22"/>
                    </w:rPr>
                    <w:t>any of below described loans type except online business loan or online business overdraft</w:t>
                  </w:r>
                </w:p>
              </w:tc>
            </w:tr>
            <w:tr w:rsidR="00CC6A5E" w14:paraId="7B08BE4A"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0BEC7C35" w14:textId="77777777" w:rsidR="00CC6A5E" w:rsidRPr="001D3701" w:rsidRDefault="00CC6A5E" w:rsidP="00271FB8">
                  <w:pPr>
                    <w:pStyle w:val="ListParagraph"/>
                    <w:numPr>
                      <w:ilvl w:val="1"/>
                      <w:numId w:val="12"/>
                    </w:numPr>
                    <w:spacing w:line="276" w:lineRule="auto"/>
                    <w:rPr>
                      <w:rFonts w:asciiTheme="minorHAnsi" w:hAnsiTheme="minorHAnsi" w:cs="Tahoma"/>
                      <w:sz w:val="22"/>
                      <w:szCs w:val="22"/>
                    </w:rPr>
                  </w:pPr>
                </w:p>
              </w:tc>
              <w:tc>
                <w:tcPr>
                  <w:tcW w:w="4521" w:type="pct"/>
                </w:tcPr>
                <w:p w14:paraId="16689F23" w14:textId="77777777" w:rsidR="00CC6A5E" w:rsidRPr="008E2612" w:rsidRDefault="00CC6A5E" w:rsidP="00F275B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E2612">
                    <w:rPr>
                      <w:rFonts w:asciiTheme="minorHAnsi" w:hAnsiTheme="minorHAnsi" w:cs="Tahoma"/>
                      <w:sz w:val="22"/>
                      <w:szCs w:val="22"/>
                    </w:rPr>
                    <w:t>Requested loan amount:</w:t>
                  </w:r>
                </w:p>
                <w:p w14:paraId="741513B5" w14:textId="1D6B077A" w:rsidR="00CC6A5E" w:rsidRPr="008E2612" w:rsidRDefault="00CC6A5E" w:rsidP="00271FB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commentRangeStart w:id="50"/>
                  <w:r w:rsidRPr="008E2612">
                    <w:rPr>
                      <w:rFonts w:asciiTheme="minorHAnsi" w:hAnsiTheme="minorHAnsi" w:cs="Tahoma"/>
                      <w:sz w:val="22"/>
                      <w:szCs w:val="22"/>
                    </w:rPr>
                    <w:t>Is more than the available limit for unsecured loans, but less than AMD 10 mln (manual processing should be offered for the excess amount</w:t>
                  </w:r>
                  <w:commentRangeEnd w:id="50"/>
                  <w:r w:rsidR="000970BD">
                    <w:rPr>
                      <w:rStyle w:val="CommentReference"/>
                      <w:rFonts w:ascii="Times New Roman" w:eastAsia="Times New Roman" w:hAnsi="Times New Roman"/>
                    </w:rPr>
                    <w:commentReference w:id="50"/>
                  </w:r>
                </w:p>
                <w:p w14:paraId="0A65B621" w14:textId="7E1A1273" w:rsidR="00CC6A5E" w:rsidRPr="008E2612" w:rsidRDefault="006530AC" w:rsidP="00271FB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E2612">
                    <w:rPr>
                      <w:rFonts w:asciiTheme="minorHAnsi" w:hAnsiTheme="minorHAnsi" w:cs="Tahoma"/>
                      <w:sz w:val="22"/>
                      <w:szCs w:val="22"/>
                    </w:rPr>
                    <w:t>Is more than AMD 10 mln (manual processing should be offered for the whole amount)</w:t>
                  </w:r>
                </w:p>
              </w:tc>
            </w:tr>
            <w:tr w:rsidR="00DB7499" w14:paraId="6ED4C90E"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3EDE714C" w14:textId="77777777" w:rsidR="00DB7499" w:rsidRPr="001D3701" w:rsidRDefault="00DB7499" w:rsidP="00271FB8">
                  <w:pPr>
                    <w:pStyle w:val="ListParagraph"/>
                    <w:numPr>
                      <w:ilvl w:val="0"/>
                      <w:numId w:val="12"/>
                    </w:numPr>
                    <w:spacing w:line="276" w:lineRule="auto"/>
                    <w:rPr>
                      <w:rFonts w:asciiTheme="minorHAnsi" w:hAnsiTheme="minorHAnsi" w:cs="Tahoma"/>
                      <w:sz w:val="22"/>
                      <w:szCs w:val="22"/>
                    </w:rPr>
                  </w:pPr>
                </w:p>
              </w:tc>
              <w:tc>
                <w:tcPr>
                  <w:tcW w:w="4521" w:type="pct"/>
                </w:tcPr>
                <w:p w14:paraId="76AD3B9C" w14:textId="60C4C1E0" w:rsidR="00DB7499" w:rsidRDefault="00DB7499" w:rsidP="00DB749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b/>
                      <w:sz w:val="22"/>
                      <w:szCs w:val="22"/>
                      <w:u w:val="single"/>
                    </w:rPr>
                    <w:t>Credit history (ACRA)</w:t>
                  </w:r>
                </w:p>
              </w:tc>
            </w:tr>
            <w:tr w:rsidR="00DB7499" w14:paraId="09DDE742"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125D3ABB" w14:textId="77777777" w:rsidR="00DB7499" w:rsidRPr="001D3701" w:rsidRDefault="00DB7499" w:rsidP="00271FB8">
                  <w:pPr>
                    <w:pStyle w:val="ListParagraph"/>
                    <w:numPr>
                      <w:ilvl w:val="1"/>
                      <w:numId w:val="12"/>
                    </w:numPr>
                    <w:spacing w:line="276" w:lineRule="auto"/>
                    <w:rPr>
                      <w:rFonts w:asciiTheme="minorHAnsi" w:hAnsiTheme="minorHAnsi" w:cs="Tahoma"/>
                      <w:sz w:val="22"/>
                      <w:szCs w:val="22"/>
                    </w:rPr>
                  </w:pPr>
                </w:p>
              </w:tc>
              <w:tc>
                <w:tcPr>
                  <w:tcW w:w="4521" w:type="pct"/>
                </w:tcPr>
                <w:p w14:paraId="7267E710" w14:textId="0094384C" w:rsidR="00DB7499" w:rsidRDefault="00854DA7" w:rsidP="00DB749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LLC/</w:t>
                  </w:r>
                  <w:r w:rsidR="00DB7499">
                    <w:rPr>
                      <w:rFonts w:asciiTheme="minorHAnsi" w:hAnsiTheme="minorHAnsi" w:cs="Tahoma"/>
                      <w:sz w:val="22"/>
                      <w:szCs w:val="22"/>
                    </w:rPr>
                    <w:t>I-E has:</w:t>
                  </w:r>
                </w:p>
                <w:p w14:paraId="4F010AB8" w14:textId="2487C2C1" w:rsidR="00DB7499" w:rsidRPr="00E47173" w:rsidRDefault="00DB7499" w:rsidP="00271FB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DB7499">
                    <w:rPr>
                      <w:rFonts w:asciiTheme="minorHAnsi" w:hAnsiTheme="minorHAnsi" w:cs="Tahoma"/>
                      <w:sz w:val="22"/>
                      <w:szCs w:val="22"/>
                    </w:rPr>
                    <w:t xml:space="preserve">More than </w:t>
                  </w:r>
                  <w:r>
                    <w:rPr>
                      <w:rFonts w:asciiTheme="minorHAnsi" w:hAnsiTheme="minorHAnsi" w:cs="Tahoma"/>
                      <w:sz w:val="22"/>
                      <w:szCs w:val="22"/>
                    </w:rPr>
                    <w:t xml:space="preserve">90 days of overdue </w:t>
                  </w:r>
                  <w:r w:rsidRPr="00E47173">
                    <w:rPr>
                      <w:rFonts w:asciiTheme="minorHAnsi" w:hAnsiTheme="minorHAnsi" w:cs="Tahoma"/>
                      <w:sz w:val="22"/>
                      <w:szCs w:val="22"/>
                    </w:rPr>
                    <w:t xml:space="preserve">days </w:t>
                  </w:r>
                  <w:r w:rsidRPr="00E47173">
                    <w:rPr>
                      <w:rFonts w:asciiTheme="minorHAnsi" w:hAnsiTheme="minorHAnsi" w:cs="Tahoma"/>
                      <w:i/>
                      <w:sz w:val="22"/>
                      <w:szCs w:val="22"/>
                    </w:rPr>
                    <w:t xml:space="preserve">(during </w:t>
                  </w:r>
                  <w:r w:rsidR="00525070" w:rsidRPr="00E47173">
                    <w:rPr>
                      <w:rFonts w:asciiTheme="minorHAnsi" w:hAnsiTheme="minorHAnsi" w:cs="Tahoma"/>
                      <w:i/>
                      <w:sz w:val="22"/>
                      <w:szCs w:val="22"/>
                    </w:rPr>
                    <w:t>last 2 years</w:t>
                  </w:r>
                  <w:r w:rsidRPr="00E47173">
                    <w:rPr>
                      <w:rFonts w:asciiTheme="minorHAnsi" w:hAnsiTheme="minorHAnsi" w:cs="Tahoma"/>
                      <w:i/>
                      <w:sz w:val="22"/>
                      <w:szCs w:val="22"/>
                    </w:rPr>
                    <w:t>)</w:t>
                  </w:r>
                </w:p>
                <w:p w14:paraId="56C01AED" w14:textId="77777777" w:rsidR="00DB7499" w:rsidRPr="00ED0B7C" w:rsidRDefault="00DB7499" w:rsidP="00271FB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More than </w:t>
                  </w:r>
                  <w:r w:rsidRPr="00ED0B7C">
                    <w:rPr>
                      <w:rFonts w:asciiTheme="minorHAnsi" w:hAnsiTheme="minorHAnsi" w:cs="Tahoma"/>
                      <w:sz w:val="22"/>
                      <w:szCs w:val="22"/>
                    </w:rPr>
                    <w:t>zero loan classifications during the last 2 years</w:t>
                  </w:r>
                </w:p>
                <w:p w14:paraId="1DA2CEA2" w14:textId="58F14BB4" w:rsidR="0026270E" w:rsidRPr="0026270E" w:rsidRDefault="00696EC4" w:rsidP="00271FB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ED0B7C">
                    <w:rPr>
                      <w:rFonts w:asciiTheme="minorHAnsi" w:hAnsiTheme="minorHAnsi" w:cs="Tahoma"/>
                      <w:sz w:val="22"/>
                      <w:szCs w:val="22"/>
                    </w:rPr>
                    <w:t xml:space="preserve">More </w:t>
                  </w:r>
                  <w:r w:rsidR="00ED0B7C" w:rsidRPr="00ED0B7C">
                    <w:rPr>
                      <w:rFonts w:asciiTheme="minorHAnsi" w:hAnsiTheme="minorHAnsi" w:cs="Tahoma"/>
                      <w:sz w:val="22"/>
                      <w:szCs w:val="22"/>
                    </w:rPr>
                    <w:t>than</w:t>
                  </w:r>
                  <w:r w:rsidRPr="00ED0B7C">
                    <w:rPr>
                      <w:rFonts w:asciiTheme="minorHAnsi" w:hAnsiTheme="minorHAnsi" w:cs="Tahoma"/>
                      <w:sz w:val="22"/>
                      <w:szCs w:val="22"/>
                    </w:rPr>
                    <w:t xml:space="preserve"> </w:t>
                  </w:r>
                  <w:r w:rsidR="00845214">
                    <w:rPr>
                      <w:rFonts w:asciiTheme="minorHAnsi" w:hAnsiTheme="minorHAnsi" w:cs="Tahoma"/>
                      <w:sz w:val="22"/>
                      <w:szCs w:val="22"/>
                    </w:rPr>
                    <w:t>10</w:t>
                  </w:r>
                  <w:r w:rsidR="00845214" w:rsidRPr="00ED0B7C">
                    <w:rPr>
                      <w:rFonts w:asciiTheme="minorHAnsi" w:hAnsiTheme="minorHAnsi" w:cs="Tahoma"/>
                      <w:sz w:val="22"/>
                      <w:szCs w:val="22"/>
                    </w:rPr>
                    <w:t xml:space="preserve"> </w:t>
                  </w:r>
                  <w:r w:rsidRPr="00ED0B7C">
                    <w:rPr>
                      <w:rFonts w:asciiTheme="minorHAnsi" w:hAnsiTheme="minorHAnsi" w:cs="Tahoma"/>
                      <w:sz w:val="22"/>
                      <w:szCs w:val="22"/>
                    </w:rPr>
                    <w:t xml:space="preserve">overdue days during last </w:t>
                  </w:r>
                  <w:r w:rsidR="00845214">
                    <w:rPr>
                      <w:rFonts w:asciiTheme="minorHAnsi" w:hAnsiTheme="minorHAnsi" w:cs="Tahoma"/>
                      <w:sz w:val="22"/>
                      <w:szCs w:val="22"/>
                    </w:rPr>
                    <w:t xml:space="preserve">payment </w:t>
                  </w:r>
                </w:p>
              </w:tc>
            </w:tr>
            <w:tr w:rsidR="00DB7499" w14:paraId="418084D7"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47AEC5FA" w14:textId="77777777" w:rsidR="00DB7499" w:rsidRPr="001D3701" w:rsidRDefault="00DB7499" w:rsidP="00271FB8">
                  <w:pPr>
                    <w:pStyle w:val="ListParagraph"/>
                    <w:numPr>
                      <w:ilvl w:val="1"/>
                      <w:numId w:val="12"/>
                    </w:numPr>
                    <w:spacing w:line="276" w:lineRule="auto"/>
                    <w:rPr>
                      <w:rFonts w:asciiTheme="minorHAnsi" w:hAnsiTheme="minorHAnsi" w:cs="Tahoma"/>
                      <w:sz w:val="22"/>
                      <w:szCs w:val="22"/>
                    </w:rPr>
                  </w:pPr>
                </w:p>
              </w:tc>
              <w:tc>
                <w:tcPr>
                  <w:tcW w:w="4521" w:type="pct"/>
                </w:tcPr>
                <w:p w14:paraId="64D29F3B" w14:textId="69273DB0" w:rsidR="00DB7499" w:rsidRDefault="00DB7499" w:rsidP="00DB7499">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Founder has:</w:t>
                  </w:r>
                </w:p>
                <w:p w14:paraId="4F3E17FE" w14:textId="4F3475F0" w:rsidR="004E7622" w:rsidRPr="004E7622" w:rsidRDefault="00DB7499" w:rsidP="00271FB8">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DB7499">
                    <w:rPr>
                      <w:rFonts w:asciiTheme="minorHAnsi" w:hAnsiTheme="minorHAnsi" w:cs="Tahoma"/>
                      <w:sz w:val="22"/>
                      <w:szCs w:val="22"/>
                    </w:rPr>
                    <w:t xml:space="preserve">More than </w:t>
                  </w:r>
                  <w:r>
                    <w:rPr>
                      <w:rFonts w:asciiTheme="minorHAnsi" w:hAnsiTheme="minorHAnsi" w:cs="Tahoma"/>
                      <w:sz w:val="22"/>
                      <w:szCs w:val="22"/>
                    </w:rPr>
                    <w:t xml:space="preserve">90 days of </w:t>
                  </w:r>
                  <w:r w:rsidRPr="00E47173">
                    <w:rPr>
                      <w:rFonts w:asciiTheme="minorHAnsi" w:hAnsiTheme="minorHAnsi" w:cs="Tahoma"/>
                      <w:sz w:val="22"/>
                      <w:szCs w:val="22"/>
                    </w:rPr>
                    <w:t xml:space="preserve">overdue days </w:t>
                  </w:r>
                  <w:r w:rsidRPr="00E47173">
                    <w:rPr>
                      <w:rFonts w:asciiTheme="minorHAnsi" w:hAnsiTheme="minorHAnsi" w:cs="Tahoma"/>
                      <w:i/>
                      <w:sz w:val="22"/>
                      <w:szCs w:val="22"/>
                    </w:rPr>
                    <w:t xml:space="preserve">(during </w:t>
                  </w:r>
                  <w:r w:rsidR="00525070" w:rsidRPr="00E47173">
                    <w:rPr>
                      <w:rFonts w:asciiTheme="minorHAnsi" w:hAnsiTheme="minorHAnsi" w:cs="Tahoma"/>
                      <w:i/>
                      <w:sz w:val="22"/>
                      <w:szCs w:val="22"/>
                    </w:rPr>
                    <w:t>last two years</w:t>
                  </w:r>
                  <w:r w:rsidRPr="00E47173">
                    <w:rPr>
                      <w:rFonts w:asciiTheme="minorHAnsi" w:hAnsiTheme="minorHAnsi" w:cs="Tahoma"/>
                      <w:i/>
                      <w:sz w:val="22"/>
                      <w:szCs w:val="22"/>
                    </w:rPr>
                    <w:t>)</w:t>
                  </w:r>
                </w:p>
                <w:p w14:paraId="16EDF299" w14:textId="3249AB51" w:rsidR="00DB7499" w:rsidRDefault="00DB7499" w:rsidP="00271FB8">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More than zero loan classifications during the last 2 years</w:t>
                  </w:r>
                </w:p>
              </w:tc>
            </w:tr>
            <w:tr w:rsidR="00DB7499" w14:paraId="07E34686"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65CDB9AB" w14:textId="77777777" w:rsidR="00DB7499" w:rsidRPr="001D3701" w:rsidRDefault="00DB7499" w:rsidP="00271FB8">
                  <w:pPr>
                    <w:pStyle w:val="ListParagraph"/>
                    <w:numPr>
                      <w:ilvl w:val="1"/>
                      <w:numId w:val="12"/>
                    </w:numPr>
                    <w:spacing w:line="276" w:lineRule="auto"/>
                    <w:rPr>
                      <w:rFonts w:asciiTheme="minorHAnsi" w:hAnsiTheme="minorHAnsi" w:cs="Tahoma"/>
                      <w:sz w:val="22"/>
                      <w:szCs w:val="22"/>
                    </w:rPr>
                  </w:pPr>
                </w:p>
              </w:tc>
              <w:tc>
                <w:tcPr>
                  <w:tcW w:w="4521" w:type="pct"/>
                </w:tcPr>
                <w:p w14:paraId="3A50A9ED" w14:textId="514203A4" w:rsidR="00DB7499" w:rsidRDefault="00175043" w:rsidP="00DB749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Loans guaranteed by </w:t>
                  </w:r>
                  <w:r w:rsidRPr="00ED0B7C">
                    <w:rPr>
                      <w:rFonts w:asciiTheme="minorHAnsi" w:hAnsiTheme="minorHAnsi" w:cs="Tahoma"/>
                      <w:sz w:val="22"/>
                      <w:szCs w:val="22"/>
                    </w:rPr>
                    <w:t>Founder</w:t>
                  </w:r>
                  <w:r w:rsidR="00696EC4" w:rsidRPr="00ED0B7C">
                    <w:rPr>
                      <w:rFonts w:asciiTheme="minorHAnsi" w:hAnsiTheme="minorHAnsi" w:cs="Tahoma"/>
                      <w:sz w:val="22"/>
                      <w:szCs w:val="22"/>
                    </w:rPr>
                    <w:t xml:space="preserve"> and/or </w:t>
                  </w:r>
                  <w:r w:rsidR="0026270E">
                    <w:rPr>
                      <w:rFonts w:asciiTheme="minorHAnsi" w:hAnsiTheme="minorHAnsi" w:cs="Tahoma"/>
                      <w:sz w:val="22"/>
                      <w:szCs w:val="22"/>
                    </w:rPr>
                    <w:t>LLC</w:t>
                  </w:r>
                  <w:r w:rsidR="0026270E" w:rsidRPr="00ED0B7C">
                    <w:rPr>
                      <w:rFonts w:asciiTheme="minorHAnsi" w:hAnsiTheme="minorHAnsi" w:cs="Tahoma"/>
                      <w:sz w:val="22"/>
                      <w:szCs w:val="22"/>
                    </w:rPr>
                    <w:t xml:space="preserve"> </w:t>
                  </w:r>
                  <w:r w:rsidRPr="00ED0B7C">
                    <w:rPr>
                      <w:rFonts w:asciiTheme="minorHAnsi" w:hAnsiTheme="minorHAnsi" w:cs="Tahoma"/>
                      <w:sz w:val="22"/>
                      <w:szCs w:val="22"/>
                    </w:rPr>
                    <w:t>have</w:t>
                  </w:r>
                  <w:r>
                    <w:rPr>
                      <w:rFonts w:asciiTheme="minorHAnsi" w:hAnsiTheme="minorHAnsi" w:cs="Tahoma"/>
                      <w:sz w:val="22"/>
                      <w:szCs w:val="22"/>
                    </w:rPr>
                    <w:t>:</w:t>
                  </w:r>
                </w:p>
                <w:p w14:paraId="5B210119" w14:textId="77777777" w:rsidR="00175043" w:rsidRDefault="00175043" w:rsidP="00271FB8">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Current overdue status</w:t>
                  </w:r>
                </w:p>
                <w:p w14:paraId="6B121272" w14:textId="77777777" w:rsidR="00175043" w:rsidRDefault="00175043" w:rsidP="00271FB8">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More than 90 overdue days</w:t>
                  </w:r>
                </w:p>
                <w:p w14:paraId="2058C0A5" w14:textId="60555850" w:rsidR="00175043" w:rsidRPr="00175043" w:rsidRDefault="00175043" w:rsidP="00271FB8">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More than zero loan classifications</w:t>
                  </w:r>
                </w:p>
              </w:tc>
            </w:tr>
            <w:tr w:rsidR="00175043" w14:paraId="009585D6"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28517D5D" w14:textId="77777777" w:rsidR="00175043" w:rsidRPr="001D3701" w:rsidRDefault="00175043" w:rsidP="00271FB8">
                  <w:pPr>
                    <w:pStyle w:val="ListParagraph"/>
                    <w:numPr>
                      <w:ilvl w:val="1"/>
                      <w:numId w:val="12"/>
                    </w:numPr>
                    <w:spacing w:line="276" w:lineRule="auto"/>
                    <w:rPr>
                      <w:rFonts w:asciiTheme="minorHAnsi" w:hAnsiTheme="minorHAnsi" w:cs="Tahoma"/>
                      <w:sz w:val="22"/>
                      <w:szCs w:val="22"/>
                    </w:rPr>
                  </w:pPr>
                </w:p>
              </w:tc>
              <w:tc>
                <w:tcPr>
                  <w:tcW w:w="4521" w:type="pct"/>
                </w:tcPr>
                <w:p w14:paraId="2C29BE0B" w14:textId="0097F186" w:rsidR="00175043" w:rsidRDefault="00175043" w:rsidP="00175043">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Loans </w:t>
                  </w:r>
                  <w:r w:rsidR="00525070">
                    <w:rPr>
                      <w:rFonts w:asciiTheme="minorHAnsi" w:hAnsiTheme="minorHAnsi" w:cs="Tahoma"/>
                      <w:sz w:val="22"/>
                      <w:szCs w:val="22"/>
                    </w:rPr>
                    <w:t xml:space="preserve">of </w:t>
                  </w:r>
                  <w:r>
                    <w:rPr>
                      <w:rFonts w:asciiTheme="minorHAnsi" w:hAnsiTheme="minorHAnsi" w:cs="Tahoma"/>
                      <w:sz w:val="22"/>
                      <w:szCs w:val="22"/>
                    </w:rPr>
                    <w:t>related parties of Founder and/or SME have:</w:t>
                  </w:r>
                </w:p>
                <w:p w14:paraId="586C86CF" w14:textId="77777777" w:rsidR="00175043" w:rsidRDefault="00175043" w:rsidP="00271FB8">
                  <w:pPr>
                    <w:pStyle w:val="ListParagraph"/>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Current overdue status</w:t>
                  </w:r>
                </w:p>
                <w:p w14:paraId="35F63604" w14:textId="77777777" w:rsidR="00175043" w:rsidRDefault="00175043" w:rsidP="00271FB8">
                  <w:pPr>
                    <w:pStyle w:val="ListParagraph"/>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More than 90 overdue days</w:t>
                  </w:r>
                </w:p>
                <w:p w14:paraId="59432955" w14:textId="6F47F105" w:rsidR="00175043" w:rsidRDefault="00175043" w:rsidP="00271FB8">
                  <w:pPr>
                    <w:pStyle w:val="ListParagraph"/>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More than zero loan classifications</w:t>
                  </w:r>
                </w:p>
              </w:tc>
            </w:tr>
            <w:tr w:rsidR="00B64F6A" w14:paraId="0F9F2DA6"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5A438017" w14:textId="77777777" w:rsidR="00B64F6A" w:rsidRPr="001D3701" w:rsidRDefault="00B64F6A" w:rsidP="00271FB8">
                  <w:pPr>
                    <w:pStyle w:val="ListParagraph"/>
                    <w:numPr>
                      <w:ilvl w:val="0"/>
                      <w:numId w:val="12"/>
                    </w:numPr>
                    <w:spacing w:line="276" w:lineRule="auto"/>
                    <w:rPr>
                      <w:rFonts w:asciiTheme="minorHAnsi" w:hAnsiTheme="minorHAnsi" w:cs="Tahoma"/>
                      <w:sz w:val="22"/>
                      <w:szCs w:val="22"/>
                    </w:rPr>
                  </w:pPr>
                </w:p>
              </w:tc>
              <w:tc>
                <w:tcPr>
                  <w:tcW w:w="4521" w:type="pct"/>
                </w:tcPr>
                <w:p w14:paraId="6A95CB25" w14:textId="1AE3C913" w:rsidR="00B64F6A" w:rsidRDefault="00B64F6A" w:rsidP="00B64F6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b/>
                      <w:sz w:val="22"/>
                      <w:szCs w:val="22"/>
                      <w:u w:val="single"/>
                    </w:rPr>
                    <w:t>Business Activity</w:t>
                  </w:r>
                </w:p>
              </w:tc>
            </w:tr>
            <w:tr w:rsidR="00B64F6A" w14:paraId="01E90A2D"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4C04F501" w14:textId="77777777" w:rsidR="00B64F6A" w:rsidRPr="008B0CFC" w:rsidRDefault="00B64F6A" w:rsidP="00271FB8">
                  <w:pPr>
                    <w:pStyle w:val="ListParagraph"/>
                    <w:numPr>
                      <w:ilvl w:val="1"/>
                      <w:numId w:val="12"/>
                    </w:numPr>
                    <w:spacing w:line="276" w:lineRule="auto"/>
                    <w:rPr>
                      <w:rFonts w:asciiTheme="minorHAnsi" w:hAnsiTheme="minorHAnsi" w:cs="Tahoma"/>
                      <w:sz w:val="22"/>
                      <w:szCs w:val="22"/>
                    </w:rPr>
                  </w:pPr>
                </w:p>
              </w:tc>
              <w:tc>
                <w:tcPr>
                  <w:tcW w:w="4521" w:type="pct"/>
                </w:tcPr>
                <w:p w14:paraId="75380A1E" w14:textId="2968EEE9" w:rsidR="00B64F6A" w:rsidRPr="008B0CFC" w:rsidRDefault="00B64F6A" w:rsidP="00D45F2E">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u w:val="single"/>
                    </w:rPr>
                  </w:pPr>
                  <w:r w:rsidRPr="008B0CFC">
                    <w:rPr>
                      <w:rFonts w:asciiTheme="minorHAnsi" w:hAnsiTheme="minorHAnsi" w:cs="Tahoma"/>
                      <w:sz w:val="22"/>
                      <w:szCs w:val="22"/>
                    </w:rPr>
                    <w:t xml:space="preserve">Business has been active for less than </w:t>
                  </w:r>
                  <w:r w:rsidR="00D45F2E" w:rsidRPr="008B0CFC">
                    <w:rPr>
                      <w:rFonts w:asciiTheme="minorHAnsi" w:hAnsiTheme="minorHAnsi" w:cs="Tahoma"/>
                      <w:sz w:val="22"/>
                      <w:szCs w:val="22"/>
                    </w:rPr>
                    <w:t>6 months</w:t>
                  </w:r>
                </w:p>
              </w:tc>
            </w:tr>
            <w:tr w:rsidR="00B91569" w14:paraId="28ECB08C"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3D514257" w14:textId="77777777" w:rsidR="00B91569" w:rsidRPr="008B0CFC" w:rsidRDefault="00B91569" w:rsidP="00271FB8">
                  <w:pPr>
                    <w:pStyle w:val="ListParagraph"/>
                    <w:numPr>
                      <w:ilvl w:val="1"/>
                      <w:numId w:val="12"/>
                    </w:numPr>
                    <w:spacing w:line="276" w:lineRule="auto"/>
                    <w:rPr>
                      <w:rFonts w:asciiTheme="minorHAnsi" w:hAnsiTheme="minorHAnsi" w:cs="Tahoma"/>
                      <w:sz w:val="22"/>
                      <w:szCs w:val="22"/>
                    </w:rPr>
                  </w:pPr>
                </w:p>
              </w:tc>
              <w:tc>
                <w:tcPr>
                  <w:tcW w:w="4521" w:type="pct"/>
                </w:tcPr>
                <w:p w14:paraId="716ACAA3" w14:textId="3FB00E3E" w:rsidR="00B91569" w:rsidRPr="008B0CFC" w:rsidRDefault="00B91569" w:rsidP="00B91569">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Business organizational-legal type is not LLC or Individual Еntrepreneur</w:t>
                  </w:r>
                </w:p>
              </w:tc>
            </w:tr>
            <w:tr w:rsidR="00525070" w14:paraId="5B8059C6"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48BA508D" w14:textId="77777777" w:rsidR="00525070" w:rsidRPr="008B0CFC" w:rsidRDefault="00525070" w:rsidP="00271FB8">
                  <w:pPr>
                    <w:pStyle w:val="ListParagraph"/>
                    <w:numPr>
                      <w:ilvl w:val="0"/>
                      <w:numId w:val="12"/>
                    </w:numPr>
                    <w:spacing w:line="276" w:lineRule="auto"/>
                    <w:rPr>
                      <w:rFonts w:asciiTheme="minorHAnsi" w:hAnsiTheme="minorHAnsi" w:cs="Tahoma"/>
                      <w:sz w:val="22"/>
                      <w:szCs w:val="22"/>
                    </w:rPr>
                  </w:pPr>
                </w:p>
              </w:tc>
              <w:tc>
                <w:tcPr>
                  <w:tcW w:w="4521" w:type="pct"/>
                </w:tcPr>
                <w:p w14:paraId="1E6FC474" w14:textId="4AB00298" w:rsidR="00172D74" w:rsidRPr="008B0CFC" w:rsidRDefault="006C20CE" w:rsidP="00A7195F">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Amounts restricted</w:t>
                  </w:r>
                  <w:r w:rsidR="003E7991" w:rsidRPr="008B0CFC">
                    <w:rPr>
                      <w:rFonts w:asciiTheme="minorHAnsi" w:hAnsiTheme="minorHAnsi" w:cs="Tahoma"/>
                      <w:sz w:val="22"/>
                      <w:szCs w:val="22"/>
                    </w:rPr>
                    <w:t>/arrested</w:t>
                  </w:r>
                  <w:r w:rsidRPr="008B0CFC">
                    <w:rPr>
                      <w:rFonts w:asciiTheme="minorHAnsi" w:hAnsiTheme="minorHAnsi" w:cs="Tahoma"/>
                      <w:sz w:val="22"/>
                      <w:szCs w:val="22"/>
                    </w:rPr>
                    <w:t xml:space="preserve"> by </w:t>
                  </w:r>
                  <w:r w:rsidR="00172D74" w:rsidRPr="008B0CFC">
                    <w:rPr>
                      <w:rFonts w:asciiTheme="minorHAnsi" w:hAnsiTheme="minorHAnsi" w:cs="Tahoma"/>
                      <w:sz w:val="22"/>
                      <w:szCs w:val="22"/>
                    </w:rPr>
                    <w:t>Compulsory Enforcement Service (</w:t>
                  </w:r>
                  <w:r w:rsidR="00525070" w:rsidRPr="008B0CFC">
                    <w:rPr>
                      <w:rFonts w:ascii="Sylfaen" w:hAnsi="Sylfaen" w:cs="Sylfaen"/>
                      <w:sz w:val="22"/>
                      <w:szCs w:val="22"/>
                      <w:lang w:val="hy-AM"/>
                    </w:rPr>
                    <w:t>ԴԱՀԿ</w:t>
                  </w:r>
                  <w:r w:rsidR="00172D74" w:rsidRPr="008B0CFC">
                    <w:rPr>
                      <w:rFonts w:asciiTheme="minorHAnsi" w:hAnsiTheme="minorHAnsi" w:cs="Tahoma"/>
                      <w:sz w:val="22"/>
                      <w:szCs w:val="22"/>
                    </w:rPr>
                    <w:t>)</w:t>
                  </w:r>
                  <w:r w:rsidR="00525070" w:rsidRPr="008B0CFC">
                    <w:rPr>
                      <w:rFonts w:asciiTheme="minorHAnsi" w:hAnsiTheme="minorHAnsi" w:cs="Tahoma"/>
                      <w:sz w:val="22"/>
                      <w:szCs w:val="22"/>
                      <w:lang w:val="hy-AM"/>
                    </w:rPr>
                    <w:t xml:space="preserve"> </w:t>
                  </w:r>
                  <w:r w:rsidRPr="008B0CFC">
                    <w:rPr>
                      <w:rFonts w:asciiTheme="minorHAnsi" w:hAnsiTheme="minorHAnsi" w:cs="Tahoma"/>
                      <w:sz w:val="22"/>
                      <w:szCs w:val="22"/>
                    </w:rPr>
                    <w:t>are</w:t>
                  </w:r>
                  <w:r w:rsidR="0003105C" w:rsidRPr="008B0CFC">
                    <w:rPr>
                      <w:rFonts w:asciiTheme="minorHAnsi" w:hAnsiTheme="minorHAnsi" w:cs="Tahoma"/>
                      <w:sz w:val="22"/>
                      <w:szCs w:val="22"/>
                    </w:rPr>
                    <w:t xml:space="preserve"> more than</w:t>
                  </w:r>
                  <w:r w:rsidR="00172D74" w:rsidRPr="008B0CFC">
                    <w:rPr>
                      <w:rFonts w:asciiTheme="minorHAnsi" w:hAnsiTheme="minorHAnsi" w:cs="Tahoma"/>
                      <w:sz w:val="22"/>
                      <w:szCs w:val="22"/>
                    </w:rPr>
                    <w:t>:</w:t>
                  </w:r>
                </w:p>
                <w:p w14:paraId="20195981" w14:textId="48779549" w:rsidR="00525070" w:rsidRPr="008B0CFC" w:rsidRDefault="0003105C" w:rsidP="00271FB8">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XXX drams for </w:t>
                  </w:r>
                  <w:r w:rsidR="00854DA7" w:rsidRPr="008B0CFC">
                    <w:rPr>
                      <w:rFonts w:asciiTheme="minorHAnsi" w:hAnsiTheme="minorHAnsi" w:cs="Tahoma"/>
                      <w:sz w:val="22"/>
                      <w:szCs w:val="22"/>
                    </w:rPr>
                    <w:t>LLC/</w:t>
                  </w:r>
                  <w:r w:rsidR="00172D74" w:rsidRPr="008B0CFC">
                    <w:rPr>
                      <w:rFonts w:asciiTheme="minorHAnsi" w:hAnsiTheme="minorHAnsi" w:cs="Tahoma"/>
                      <w:sz w:val="22"/>
                      <w:szCs w:val="22"/>
                    </w:rPr>
                    <w:t>I-E</w:t>
                  </w:r>
                  <w:r w:rsidR="00A7195F" w:rsidRPr="008B0CFC">
                    <w:rPr>
                      <w:rFonts w:asciiTheme="minorHAnsi" w:hAnsiTheme="minorHAnsi" w:cs="Tahoma"/>
                      <w:sz w:val="22"/>
                      <w:szCs w:val="22"/>
                    </w:rPr>
                    <w:t xml:space="preserve"> </w:t>
                  </w:r>
                  <w:r w:rsidR="00525070" w:rsidRPr="008B0CFC">
                    <w:rPr>
                      <w:rFonts w:asciiTheme="minorHAnsi" w:hAnsiTheme="minorHAnsi" w:cs="Tahoma"/>
                      <w:sz w:val="22"/>
                      <w:szCs w:val="22"/>
                    </w:rPr>
                    <w:t>accounts</w:t>
                  </w:r>
                  <w:r w:rsidR="00A7195F" w:rsidRPr="008B0CFC">
                    <w:rPr>
                      <w:rFonts w:asciiTheme="minorHAnsi" w:hAnsiTheme="minorHAnsi" w:cs="Tahoma"/>
                      <w:sz w:val="22"/>
                      <w:szCs w:val="22"/>
                    </w:rPr>
                    <w:t xml:space="preserve"> </w:t>
                  </w:r>
                </w:p>
                <w:p w14:paraId="2EB11BB2" w14:textId="6738188B" w:rsidR="00172D74" w:rsidRPr="008B0CFC" w:rsidRDefault="0003105C" w:rsidP="00271FB8">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XXX drams for </w:t>
                  </w:r>
                  <w:r w:rsidR="00172D74" w:rsidRPr="008B0CFC">
                    <w:rPr>
                      <w:rFonts w:asciiTheme="minorHAnsi" w:hAnsiTheme="minorHAnsi" w:cs="Tahoma"/>
                      <w:sz w:val="22"/>
                      <w:szCs w:val="22"/>
                    </w:rPr>
                    <w:t>personal accounts</w:t>
                  </w:r>
                </w:p>
              </w:tc>
            </w:tr>
            <w:tr w:rsidR="008A2796" w14:paraId="570021E2"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628D7D3E" w14:textId="77777777" w:rsidR="008A2796" w:rsidRPr="008B0CFC" w:rsidRDefault="008A2796" w:rsidP="00271FB8">
                  <w:pPr>
                    <w:pStyle w:val="ListParagraph"/>
                    <w:numPr>
                      <w:ilvl w:val="0"/>
                      <w:numId w:val="12"/>
                    </w:numPr>
                    <w:spacing w:line="276" w:lineRule="auto"/>
                    <w:rPr>
                      <w:rFonts w:asciiTheme="minorHAnsi" w:hAnsiTheme="minorHAnsi" w:cs="Tahoma"/>
                      <w:sz w:val="22"/>
                      <w:szCs w:val="22"/>
                    </w:rPr>
                  </w:pPr>
                </w:p>
              </w:tc>
              <w:tc>
                <w:tcPr>
                  <w:tcW w:w="4521" w:type="pct"/>
                </w:tcPr>
                <w:p w14:paraId="690A9B99" w14:textId="5D1388F5" w:rsidR="008A2796" w:rsidRPr="008B0CFC" w:rsidRDefault="00524D2B" w:rsidP="00A7195F">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 Meets one or both of the criteria below:</w:t>
                  </w:r>
                </w:p>
              </w:tc>
            </w:tr>
            <w:tr w:rsidR="00390D99" w14:paraId="0698656F"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4783F2CB" w14:textId="77777777" w:rsidR="00390D99" w:rsidRPr="008B0CFC" w:rsidRDefault="00390D99" w:rsidP="00271FB8">
                  <w:pPr>
                    <w:pStyle w:val="ListParagraph"/>
                    <w:numPr>
                      <w:ilvl w:val="1"/>
                      <w:numId w:val="12"/>
                    </w:numPr>
                    <w:spacing w:line="276" w:lineRule="auto"/>
                    <w:rPr>
                      <w:rFonts w:asciiTheme="minorHAnsi" w:hAnsiTheme="minorHAnsi" w:cs="Tahoma"/>
                      <w:sz w:val="22"/>
                      <w:szCs w:val="22"/>
                    </w:rPr>
                  </w:pPr>
                </w:p>
              </w:tc>
              <w:tc>
                <w:tcPr>
                  <w:tcW w:w="4521" w:type="pct"/>
                </w:tcPr>
                <w:p w14:paraId="66970A34" w14:textId="77777777" w:rsidR="00524D2B" w:rsidRPr="008B0CFC" w:rsidRDefault="00390D99" w:rsidP="00524D2B">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SME </w:t>
                  </w:r>
                  <w:r w:rsidR="00524D2B" w:rsidRPr="008B0CFC">
                    <w:rPr>
                      <w:rFonts w:asciiTheme="minorHAnsi" w:hAnsiTheme="minorHAnsi" w:cs="Tahoma"/>
                      <w:sz w:val="22"/>
                      <w:szCs w:val="22"/>
                    </w:rPr>
                    <w:t>had no active loans during:</w:t>
                  </w:r>
                </w:p>
                <w:p w14:paraId="2C063E7F" w14:textId="33789AB9" w:rsidR="00390D99" w:rsidRPr="008B0CFC" w:rsidRDefault="00524D2B" w:rsidP="00271FB8">
                  <w:pPr>
                    <w:pStyle w:val="ListParagraph"/>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The previous </w:t>
                  </w:r>
                  <w:r w:rsidR="00B4535F" w:rsidRPr="008B0CFC">
                    <w:rPr>
                      <w:rFonts w:asciiTheme="minorHAnsi" w:hAnsiTheme="minorHAnsi" w:cs="Tahoma"/>
                      <w:sz w:val="22"/>
                      <w:szCs w:val="22"/>
                    </w:rPr>
                    <w:t xml:space="preserve">3 </w:t>
                  </w:r>
                  <w:r w:rsidRPr="008B0CFC">
                    <w:rPr>
                      <w:rFonts w:asciiTheme="minorHAnsi" w:hAnsiTheme="minorHAnsi" w:cs="Tahoma"/>
                      <w:sz w:val="22"/>
                      <w:szCs w:val="22"/>
                    </w:rPr>
                    <w:t>month</w:t>
                  </w:r>
                  <w:r w:rsidR="00B4535F" w:rsidRPr="008B0CFC">
                    <w:rPr>
                      <w:rFonts w:asciiTheme="minorHAnsi" w:hAnsiTheme="minorHAnsi" w:cs="Tahoma"/>
                      <w:sz w:val="22"/>
                      <w:szCs w:val="22"/>
                    </w:rPr>
                    <w:t>s</w:t>
                  </w:r>
                  <w:r w:rsidRPr="008B0CFC">
                    <w:rPr>
                      <w:rFonts w:asciiTheme="minorHAnsi" w:hAnsiTheme="minorHAnsi" w:cs="Tahoma"/>
                      <w:sz w:val="22"/>
                      <w:szCs w:val="22"/>
                    </w:rPr>
                    <w:t xml:space="preserve"> of application</w:t>
                  </w:r>
                </w:p>
              </w:tc>
            </w:tr>
            <w:tr w:rsidR="00390D99" w14:paraId="2E0BFE91"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52B71903" w14:textId="77777777" w:rsidR="00390D99" w:rsidRPr="008B0CFC" w:rsidRDefault="00390D99" w:rsidP="00271FB8">
                  <w:pPr>
                    <w:pStyle w:val="ListParagraph"/>
                    <w:numPr>
                      <w:ilvl w:val="1"/>
                      <w:numId w:val="12"/>
                    </w:numPr>
                    <w:spacing w:line="276" w:lineRule="auto"/>
                    <w:rPr>
                      <w:rFonts w:asciiTheme="minorHAnsi" w:hAnsiTheme="minorHAnsi" w:cs="Tahoma"/>
                      <w:sz w:val="22"/>
                      <w:szCs w:val="22"/>
                    </w:rPr>
                  </w:pPr>
                </w:p>
              </w:tc>
              <w:tc>
                <w:tcPr>
                  <w:tcW w:w="4521" w:type="pct"/>
                </w:tcPr>
                <w:p w14:paraId="1C0066F4" w14:textId="7907F327" w:rsidR="00524D2B" w:rsidRPr="008B0CFC" w:rsidRDefault="00524D2B" w:rsidP="00524D2B">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SME had no turnover at Ameriabank during:</w:t>
                  </w:r>
                </w:p>
                <w:p w14:paraId="55475EC8" w14:textId="34D47802" w:rsidR="00390D99" w:rsidRPr="008B0CFC" w:rsidRDefault="00B16245" w:rsidP="00271FB8">
                  <w:pPr>
                    <w:pStyle w:val="ListParagraph"/>
                    <w:numPr>
                      <w:ilvl w:val="0"/>
                      <w:numId w:val="6"/>
                    </w:num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E</w:t>
                  </w:r>
                  <w:r w:rsidR="00EA629A" w:rsidRPr="008B0CFC">
                    <w:rPr>
                      <w:rFonts w:asciiTheme="minorHAnsi" w:hAnsiTheme="minorHAnsi" w:cs="Tahoma"/>
                      <w:sz w:val="22"/>
                      <w:szCs w:val="22"/>
                    </w:rPr>
                    <w:t xml:space="preserve">ach of the </w:t>
                  </w:r>
                  <w:r w:rsidR="00524D2B" w:rsidRPr="008B0CFC">
                    <w:rPr>
                      <w:rFonts w:asciiTheme="minorHAnsi" w:hAnsiTheme="minorHAnsi" w:cs="Tahoma"/>
                      <w:sz w:val="22"/>
                      <w:szCs w:val="22"/>
                    </w:rPr>
                    <w:t xml:space="preserve">previous </w:t>
                  </w:r>
                  <w:r w:rsidR="00EA629A" w:rsidRPr="008B0CFC">
                    <w:rPr>
                      <w:rFonts w:asciiTheme="minorHAnsi" w:hAnsiTheme="minorHAnsi" w:cs="Tahoma"/>
                      <w:sz w:val="22"/>
                      <w:szCs w:val="22"/>
                    </w:rPr>
                    <w:t>6</w:t>
                  </w:r>
                  <w:r w:rsidR="00B4535F" w:rsidRPr="008B0CFC">
                    <w:rPr>
                      <w:rFonts w:asciiTheme="minorHAnsi" w:hAnsiTheme="minorHAnsi" w:cs="Tahoma"/>
                      <w:sz w:val="22"/>
                      <w:szCs w:val="22"/>
                    </w:rPr>
                    <w:t xml:space="preserve"> </w:t>
                  </w:r>
                  <w:r w:rsidR="00524D2B" w:rsidRPr="008B0CFC">
                    <w:rPr>
                      <w:rFonts w:asciiTheme="minorHAnsi" w:hAnsiTheme="minorHAnsi" w:cs="Tahoma"/>
                      <w:sz w:val="22"/>
                      <w:szCs w:val="22"/>
                    </w:rPr>
                    <w:t>month</w:t>
                  </w:r>
                  <w:r w:rsidR="00B4535F" w:rsidRPr="008B0CFC">
                    <w:rPr>
                      <w:rFonts w:asciiTheme="minorHAnsi" w:hAnsiTheme="minorHAnsi" w:cs="Tahoma"/>
                      <w:sz w:val="22"/>
                      <w:szCs w:val="22"/>
                    </w:rPr>
                    <w:t>s</w:t>
                  </w:r>
                  <w:r w:rsidR="00524D2B" w:rsidRPr="008B0CFC">
                    <w:rPr>
                      <w:rFonts w:asciiTheme="minorHAnsi" w:hAnsiTheme="minorHAnsi" w:cs="Tahoma"/>
                      <w:sz w:val="22"/>
                      <w:szCs w:val="22"/>
                    </w:rPr>
                    <w:t xml:space="preserve"> </w:t>
                  </w:r>
                  <w:r w:rsidR="00EA629A" w:rsidRPr="008B0CFC">
                    <w:rPr>
                      <w:rFonts w:asciiTheme="minorHAnsi" w:hAnsiTheme="minorHAnsi" w:cs="Tahoma"/>
                      <w:sz w:val="22"/>
                      <w:szCs w:val="22"/>
                    </w:rPr>
                    <w:t xml:space="preserve">prior to </w:t>
                  </w:r>
                  <w:r w:rsidRPr="008B0CFC">
                    <w:rPr>
                      <w:rFonts w:asciiTheme="minorHAnsi" w:hAnsiTheme="minorHAnsi" w:cs="Tahoma"/>
                      <w:sz w:val="22"/>
                      <w:szCs w:val="22"/>
                    </w:rPr>
                    <w:t xml:space="preserve">the </w:t>
                  </w:r>
                  <w:r w:rsidR="00524D2B" w:rsidRPr="008B0CFC">
                    <w:rPr>
                      <w:rFonts w:asciiTheme="minorHAnsi" w:hAnsiTheme="minorHAnsi" w:cs="Tahoma"/>
                      <w:sz w:val="22"/>
                      <w:szCs w:val="22"/>
                    </w:rPr>
                    <w:t>application</w:t>
                  </w:r>
                  <w:r w:rsidRPr="008B0CFC">
                    <w:rPr>
                      <w:rFonts w:asciiTheme="minorHAnsi" w:hAnsiTheme="minorHAnsi" w:cs="Tahoma"/>
                      <w:sz w:val="22"/>
                      <w:szCs w:val="22"/>
                    </w:rPr>
                    <w:t xml:space="preserve"> month</w:t>
                  </w:r>
                </w:p>
              </w:tc>
            </w:tr>
            <w:tr w:rsidR="008A2796" w14:paraId="40E69ECC"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658801B3" w14:textId="77777777" w:rsidR="008A2796" w:rsidRPr="008B0CFC" w:rsidRDefault="008A2796" w:rsidP="00271FB8">
                  <w:pPr>
                    <w:pStyle w:val="ListParagraph"/>
                    <w:numPr>
                      <w:ilvl w:val="0"/>
                      <w:numId w:val="12"/>
                    </w:numPr>
                    <w:spacing w:line="276" w:lineRule="auto"/>
                    <w:rPr>
                      <w:rFonts w:asciiTheme="minorHAnsi" w:hAnsiTheme="minorHAnsi" w:cs="Tahoma"/>
                      <w:sz w:val="22"/>
                      <w:szCs w:val="22"/>
                    </w:rPr>
                  </w:pPr>
                </w:p>
              </w:tc>
              <w:tc>
                <w:tcPr>
                  <w:tcW w:w="4521" w:type="pct"/>
                </w:tcPr>
                <w:p w14:paraId="2DB62CEF" w14:textId="560CC588" w:rsidR="008A2796" w:rsidRPr="008B0CFC" w:rsidRDefault="008A2796" w:rsidP="00612E52">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Requested amount of unsecured loan, plus unsecured loans at other banks, is more than </w:t>
                  </w:r>
                  <w:r w:rsidR="00612E52" w:rsidRPr="008B0CFC">
                    <w:rPr>
                      <w:rFonts w:asciiTheme="minorHAnsi" w:hAnsiTheme="minorHAnsi" w:cs="Tahoma"/>
                      <w:sz w:val="22"/>
                      <w:szCs w:val="22"/>
                    </w:rPr>
                    <w:t xml:space="preserve">AMD10Mln </w:t>
                  </w:r>
                  <w:r w:rsidRPr="008B0CFC">
                    <w:rPr>
                      <w:rFonts w:asciiTheme="minorHAnsi" w:hAnsiTheme="minorHAnsi" w:cs="Tahoma"/>
                      <w:sz w:val="22"/>
                      <w:szCs w:val="22"/>
                    </w:rPr>
                    <w:t>amount.</w:t>
                  </w:r>
                </w:p>
              </w:tc>
            </w:tr>
            <w:tr w:rsidR="00393820" w14:paraId="041A9116" w14:textId="77777777" w:rsidTr="00CC6A5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0621A1DC" w14:textId="77777777" w:rsidR="00393820" w:rsidRPr="008B0CFC" w:rsidRDefault="00393820" w:rsidP="00271FB8">
                  <w:pPr>
                    <w:pStyle w:val="ListParagraph"/>
                    <w:numPr>
                      <w:ilvl w:val="0"/>
                      <w:numId w:val="12"/>
                    </w:numPr>
                    <w:spacing w:line="276" w:lineRule="auto"/>
                    <w:rPr>
                      <w:rFonts w:asciiTheme="minorHAnsi" w:hAnsiTheme="minorHAnsi" w:cs="Tahoma"/>
                      <w:sz w:val="22"/>
                      <w:szCs w:val="22"/>
                    </w:rPr>
                  </w:pPr>
                </w:p>
              </w:tc>
              <w:tc>
                <w:tcPr>
                  <w:tcW w:w="4521" w:type="pct"/>
                </w:tcPr>
                <w:p w14:paraId="534B2014" w14:textId="1C767765" w:rsidR="00393820" w:rsidRPr="008B0CFC" w:rsidRDefault="00393820" w:rsidP="00612E52">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Customer has unpaid overdue debt</w:t>
                  </w:r>
                  <w:r w:rsidR="002943D3" w:rsidRPr="008B0CFC">
                    <w:rPr>
                      <w:rFonts w:asciiTheme="minorHAnsi" w:hAnsiTheme="minorHAnsi" w:cs="Tahoma"/>
                      <w:sz w:val="22"/>
                      <w:szCs w:val="22"/>
                    </w:rPr>
                    <w:t>s, in Armsoft</w:t>
                  </w:r>
                </w:p>
              </w:tc>
            </w:tr>
            <w:tr w:rsidR="00AC08FA" w14:paraId="7619E6A1" w14:textId="77777777" w:rsidTr="00CC6A5E">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444917F0" w14:textId="77777777" w:rsidR="00AC08FA" w:rsidRPr="008B0CFC" w:rsidRDefault="00AC08FA" w:rsidP="00271FB8">
                  <w:pPr>
                    <w:pStyle w:val="ListParagraph"/>
                    <w:numPr>
                      <w:ilvl w:val="0"/>
                      <w:numId w:val="12"/>
                    </w:numPr>
                    <w:spacing w:line="276" w:lineRule="auto"/>
                    <w:rPr>
                      <w:rFonts w:asciiTheme="minorHAnsi" w:hAnsiTheme="minorHAnsi" w:cs="Tahoma"/>
                      <w:sz w:val="22"/>
                      <w:szCs w:val="22"/>
                    </w:rPr>
                  </w:pPr>
                </w:p>
              </w:tc>
              <w:tc>
                <w:tcPr>
                  <w:tcW w:w="4521" w:type="pct"/>
                </w:tcPr>
                <w:p w14:paraId="432824D5" w14:textId="5488C8D5" w:rsidR="00AC08FA" w:rsidRPr="008B0CFC" w:rsidRDefault="00AC08FA" w:rsidP="00612E52">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8B0CFC">
                    <w:rPr>
                      <w:rFonts w:asciiTheme="minorHAnsi" w:hAnsiTheme="minorHAnsi" w:cs="Tahoma"/>
                      <w:sz w:val="22"/>
                      <w:szCs w:val="22"/>
                    </w:rPr>
                    <w:t xml:space="preserve">Cut-offs based on scoring </w:t>
                  </w:r>
                </w:p>
              </w:tc>
            </w:tr>
          </w:tbl>
          <w:p w14:paraId="6F845F06" w14:textId="2C61F5B6" w:rsidR="00F275B9" w:rsidRDefault="00F275B9" w:rsidP="00906E6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r>
      <w:tr w:rsidR="004E7622" w:rsidRPr="004C5B21" w14:paraId="4E0FF169" w14:textId="77777777" w:rsidTr="009605B1">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6BC5E648" w14:textId="77777777" w:rsidR="004E7622" w:rsidRPr="00CD6A70" w:rsidRDefault="004E762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2395A344" w14:textId="5CE48F4D" w:rsidR="004E7622" w:rsidRPr="00CD6A70" w:rsidRDefault="004E7622" w:rsidP="004E7622">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commentRangeStart w:id="51"/>
            <w:r w:rsidRPr="00CD6A70">
              <w:rPr>
                <w:rFonts w:asciiTheme="minorHAnsi" w:hAnsiTheme="minorHAnsi" w:cs="Tahoma"/>
                <w:sz w:val="22"/>
                <w:szCs w:val="22"/>
              </w:rPr>
              <w:t>If loan meets criteria</w:t>
            </w:r>
            <w:r w:rsidR="003E412A" w:rsidRPr="00CD6A70">
              <w:rPr>
                <w:rFonts w:asciiTheme="minorHAnsi" w:hAnsiTheme="minorHAnsi" w:cs="Tahoma"/>
                <w:sz w:val="22"/>
                <w:szCs w:val="22"/>
              </w:rPr>
              <w:t xml:space="preserve"> 1</w:t>
            </w:r>
            <w:r w:rsidRPr="00CD6A70">
              <w:rPr>
                <w:rFonts w:asciiTheme="minorHAnsi" w:hAnsiTheme="minorHAnsi" w:cs="Tahoma"/>
                <w:sz w:val="22"/>
                <w:szCs w:val="22"/>
              </w:rPr>
              <w:t>.2.1, where requested loan amount is more than the available limit, but less than AMD 10 mln, then system should show customer 3 options:</w:t>
            </w:r>
            <w:commentRangeEnd w:id="51"/>
            <w:r w:rsidR="001238FC">
              <w:rPr>
                <w:rStyle w:val="CommentReference"/>
              </w:rPr>
              <w:commentReference w:id="51"/>
            </w:r>
          </w:p>
          <w:p w14:paraId="357336B6" w14:textId="6349313C" w:rsidR="004E7622" w:rsidRPr="00CD6A70" w:rsidRDefault="004E7622" w:rsidP="00271FB8">
            <w:pPr>
              <w:pStyle w:val="ListParagraph"/>
              <w:numPr>
                <w:ilvl w:val="8"/>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CD6A70">
              <w:rPr>
                <w:rFonts w:asciiTheme="minorHAnsi" w:hAnsiTheme="minorHAnsi" w:cs="Tahoma"/>
                <w:sz w:val="22"/>
                <w:szCs w:val="22"/>
              </w:rPr>
              <w:t>Process the available limit automatically</w:t>
            </w:r>
            <w:r w:rsidR="00A63011" w:rsidRPr="00CD6A70">
              <w:rPr>
                <w:rFonts w:asciiTheme="minorHAnsi" w:hAnsiTheme="minorHAnsi" w:cs="Tahoma"/>
                <w:sz w:val="22"/>
                <w:szCs w:val="22"/>
              </w:rPr>
              <w:t xml:space="preserve"> (excludes option 3)</w:t>
            </w:r>
          </w:p>
          <w:p w14:paraId="7966DF64" w14:textId="5EEB553D" w:rsidR="00A63011" w:rsidRPr="00CD6A70" w:rsidRDefault="00A63011" w:rsidP="00271FB8">
            <w:pPr>
              <w:pStyle w:val="ListParagraph"/>
              <w:numPr>
                <w:ilvl w:val="8"/>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CD6A70">
              <w:rPr>
                <w:rFonts w:asciiTheme="minorHAnsi" w:hAnsiTheme="minorHAnsi" w:cs="Tahoma"/>
                <w:sz w:val="22"/>
                <w:szCs w:val="22"/>
              </w:rPr>
              <w:t>Process the excess limit manually (excludes (option 3)</w:t>
            </w:r>
          </w:p>
          <w:p w14:paraId="22205956" w14:textId="294AB639" w:rsidR="00A63011" w:rsidRPr="00CD6A70" w:rsidRDefault="00A63011" w:rsidP="00271FB8">
            <w:pPr>
              <w:pStyle w:val="ListParagraph"/>
              <w:numPr>
                <w:ilvl w:val="8"/>
                <w:numId w:val="1"/>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CD6A70">
              <w:rPr>
                <w:rFonts w:asciiTheme="minorHAnsi" w:hAnsiTheme="minorHAnsi" w:cs="Tahoma"/>
                <w:sz w:val="22"/>
                <w:szCs w:val="22"/>
              </w:rPr>
              <w:t>Process the whole amount manually (this excludes options 1 and 2)</w:t>
            </w:r>
          </w:p>
        </w:tc>
      </w:tr>
      <w:tr w:rsidR="00A63011" w:rsidRPr="004C5B21" w14:paraId="7DF4BB96" w14:textId="77777777" w:rsidTr="009605B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3BBFC640" w14:textId="77777777" w:rsidR="00A63011" w:rsidRPr="004C5B21" w:rsidRDefault="00A63011"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4725532D" w14:textId="04A33851" w:rsidR="00A63011" w:rsidRPr="00A63011" w:rsidRDefault="00A63011" w:rsidP="00202F3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commentRangeStart w:id="52"/>
            <w:r>
              <w:rPr>
                <w:rFonts w:asciiTheme="minorHAnsi" w:hAnsiTheme="minorHAnsi" w:cs="Tahoma"/>
                <w:sz w:val="22"/>
                <w:szCs w:val="22"/>
              </w:rPr>
              <w:t xml:space="preserve">Customer chooses from the available options and system directs </w:t>
            </w:r>
            <w:r w:rsidR="00202F3A">
              <w:rPr>
                <w:rFonts w:asciiTheme="minorHAnsi" w:hAnsiTheme="minorHAnsi" w:cs="Tahoma"/>
                <w:sz w:val="22"/>
                <w:szCs w:val="22"/>
              </w:rPr>
              <w:t>all or part of the loan through either automatic processing workflow or manual.</w:t>
            </w:r>
            <w:commentRangeEnd w:id="52"/>
            <w:r w:rsidR="001238FC">
              <w:rPr>
                <w:rStyle w:val="CommentReference"/>
              </w:rPr>
              <w:commentReference w:id="52"/>
            </w:r>
          </w:p>
        </w:tc>
      </w:tr>
      <w:tr w:rsidR="005C00C4" w:rsidRPr="004C5B21" w14:paraId="7FC56D55"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526442D"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481243F2" w14:textId="77777777" w:rsidR="005C00C4" w:rsidRPr="004C5B21" w:rsidRDefault="005C00C4"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5C00C4" w:rsidRPr="004C5B21" w14:paraId="18D2272B"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54004E96"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2AD3C24F" w14:textId="545334F1" w:rsidR="001F4411" w:rsidRPr="00F11A60" w:rsidRDefault="00202F3A" w:rsidP="00202F3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All or part of the loan </w:t>
            </w:r>
            <w:r w:rsidR="00F11A60">
              <w:rPr>
                <w:rFonts w:asciiTheme="minorHAnsi" w:hAnsiTheme="minorHAnsi" w:cs="Arial"/>
                <w:sz w:val="22"/>
                <w:szCs w:val="22"/>
              </w:rPr>
              <w:t>moves to the next stage of automatic processing</w:t>
            </w:r>
            <w:r w:rsidR="004E7622">
              <w:rPr>
                <w:rFonts w:asciiTheme="minorHAnsi" w:hAnsiTheme="minorHAnsi" w:cs="Arial"/>
                <w:sz w:val="22"/>
                <w:szCs w:val="22"/>
              </w:rPr>
              <w:t xml:space="preserve"> (</w:t>
            </w:r>
            <w:r w:rsidR="004E7622">
              <w:rPr>
                <w:rFonts w:asciiTheme="minorHAnsi" w:hAnsiTheme="minorHAnsi" w:cs="Arial"/>
                <w:sz w:val="22"/>
                <w:szCs w:val="22"/>
              </w:rPr>
              <w:fldChar w:fldCharType="begin"/>
            </w:r>
            <w:r w:rsidR="004E7622">
              <w:rPr>
                <w:rFonts w:asciiTheme="minorHAnsi" w:hAnsiTheme="minorHAnsi" w:cs="Arial"/>
                <w:sz w:val="22"/>
                <w:szCs w:val="22"/>
              </w:rPr>
              <w:instrText xml:space="preserve"> REF _Ref521483038 \r \h </w:instrText>
            </w:r>
            <w:r w:rsidR="004E7622">
              <w:rPr>
                <w:rFonts w:asciiTheme="minorHAnsi" w:hAnsiTheme="minorHAnsi" w:cs="Arial"/>
                <w:sz w:val="22"/>
                <w:szCs w:val="22"/>
              </w:rPr>
            </w:r>
            <w:r w:rsidR="004E7622">
              <w:rPr>
                <w:rFonts w:asciiTheme="minorHAnsi" w:hAnsiTheme="minorHAnsi" w:cs="Arial"/>
                <w:sz w:val="22"/>
                <w:szCs w:val="22"/>
              </w:rPr>
              <w:fldChar w:fldCharType="separate"/>
            </w:r>
            <w:r w:rsidR="00311FC1">
              <w:rPr>
                <w:rFonts w:asciiTheme="minorHAnsi" w:hAnsiTheme="minorHAnsi" w:cs="Arial"/>
                <w:sz w:val="22"/>
                <w:szCs w:val="22"/>
              </w:rPr>
              <w:t>FR_8.0</w:t>
            </w:r>
            <w:r w:rsidR="004E7622">
              <w:rPr>
                <w:rFonts w:asciiTheme="minorHAnsi" w:hAnsiTheme="minorHAnsi" w:cs="Arial"/>
                <w:sz w:val="22"/>
                <w:szCs w:val="22"/>
              </w:rPr>
              <w:fldChar w:fldCharType="end"/>
            </w:r>
            <w:r w:rsidR="004E7622">
              <w:rPr>
                <w:rFonts w:asciiTheme="minorHAnsi" w:hAnsiTheme="minorHAnsi" w:cs="Arial"/>
                <w:sz w:val="22"/>
                <w:szCs w:val="22"/>
              </w:rPr>
              <w:t>)</w:t>
            </w:r>
          </w:p>
        </w:tc>
      </w:tr>
      <w:tr w:rsidR="005C00C4" w:rsidRPr="004C5B21" w14:paraId="76D7C72B"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13567A0" w14:textId="77777777" w:rsidR="005C00C4" w:rsidRPr="004C5B21" w:rsidRDefault="005C00C4"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08D53826" w14:textId="77777777" w:rsidR="005C00C4" w:rsidRPr="004C5B21" w:rsidRDefault="005C00C4" w:rsidP="009605B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5C00C4" w:rsidRPr="004C5B21" w14:paraId="49FB4883"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4F00B3C2"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68FCEC1F" w14:textId="2EA0A481" w:rsidR="005C00C4" w:rsidRPr="004C5B21" w:rsidRDefault="00202F3A" w:rsidP="00202F3A">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CD6A70">
              <w:rPr>
                <w:rFonts w:asciiTheme="minorHAnsi" w:hAnsiTheme="minorHAnsi" w:cs="Arial"/>
                <w:sz w:val="22"/>
                <w:szCs w:val="22"/>
              </w:rPr>
              <w:t xml:space="preserve">All or part of the loan </w:t>
            </w:r>
            <w:r w:rsidR="00F11A60" w:rsidRPr="00CD6A70">
              <w:rPr>
                <w:rFonts w:asciiTheme="minorHAnsi" w:hAnsiTheme="minorHAnsi" w:cs="Arial"/>
                <w:sz w:val="22"/>
                <w:szCs w:val="22"/>
              </w:rPr>
              <w:t>moves to manual processing</w:t>
            </w:r>
            <w:r w:rsidR="004E7622" w:rsidRPr="00CD6A70">
              <w:rPr>
                <w:rFonts w:asciiTheme="minorHAnsi" w:hAnsiTheme="minorHAnsi" w:cs="Arial"/>
                <w:sz w:val="22"/>
                <w:szCs w:val="22"/>
              </w:rPr>
              <w:t xml:space="preserve"> (</w:t>
            </w:r>
            <w:r w:rsidR="004E7622" w:rsidRPr="00CD6A70">
              <w:rPr>
                <w:rFonts w:asciiTheme="minorHAnsi" w:hAnsiTheme="minorHAnsi" w:cs="Arial"/>
                <w:sz w:val="22"/>
                <w:szCs w:val="22"/>
              </w:rPr>
              <w:fldChar w:fldCharType="begin"/>
            </w:r>
            <w:r w:rsidR="004E7622" w:rsidRPr="00CD6A70">
              <w:rPr>
                <w:rFonts w:asciiTheme="minorHAnsi" w:hAnsiTheme="minorHAnsi" w:cs="Arial"/>
                <w:sz w:val="22"/>
                <w:szCs w:val="22"/>
              </w:rPr>
              <w:instrText xml:space="preserve"> REF _Ref521483019 \r \h </w:instrText>
            </w:r>
            <w:r w:rsidR="0097151A" w:rsidRPr="00CD6A70">
              <w:rPr>
                <w:rFonts w:asciiTheme="minorHAnsi" w:hAnsiTheme="minorHAnsi" w:cs="Arial"/>
                <w:sz w:val="22"/>
                <w:szCs w:val="22"/>
              </w:rPr>
              <w:instrText xml:space="preserve"> \* MERGEFORMAT </w:instrText>
            </w:r>
            <w:r w:rsidR="004E7622" w:rsidRPr="00CD6A70">
              <w:rPr>
                <w:rFonts w:asciiTheme="minorHAnsi" w:hAnsiTheme="minorHAnsi" w:cs="Arial"/>
                <w:sz w:val="22"/>
                <w:szCs w:val="22"/>
              </w:rPr>
            </w:r>
            <w:r w:rsidR="004E7622" w:rsidRPr="00CD6A70">
              <w:rPr>
                <w:rFonts w:asciiTheme="minorHAnsi" w:hAnsiTheme="minorHAnsi" w:cs="Arial"/>
                <w:sz w:val="22"/>
                <w:szCs w:val="22"/>
              </w:rPr>
              <w:fldChar w:fldCharType="separate"/>
            </w:r>
            <w:r w:rsidR="00311FC1">
              <w:rPr>
                <w:rFonts w:asciiTheme="minorHAnsi" w:hAnsiTheme="minorHAnsi" w:cs="Arial"/>
                <w:sz w:val="22"/>
                <w:szCs w:val="22"/>
              </w:rPr>
              <w:t>FR_9.0</w:t>
            </w:r>
            <w:r w:rsidR="004E7622" w:rsidRPr="00CD6A70">
              <w:rPr>
                <w:rFonts w:asciiTheme="minorHAnsi" w:hAnsiTheme="minorHAnsi" w:cs="Arial"/>
                <w:sz w:val="22"/>
                <w:szCs w:val="22"/>
              </w:rPr>
              <w:fldChar w:fldCharType="end"/>
            </w:r>
            <w:r w:rsidR="004E7622" w:rsidRPr="00CD6A70">
              <w:rPr>
                <w:rFonts w:asciiTheme="minorHAnsi" w:hAnsiTheme="minorHAnsi" w:cs="Arial"/>
                <w:sz w:val="22"/>
                <w:szCs w:val="22"/>
              </w:rPr>
              <w:t>)</w:t>
            </w:r>
          </w:p>
        </w:tc>
      </w:tr>
      <w:tr w:rsidR="00F12B8A" w:rsidRPr="006C2D5F" w14:paraId="149B58E7"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48DFF33E" w14:textId="77777777" w:rsidR="00F12B8A" w:rsidRPr="004C5B21" w:rsidRDefault="00F12B8A"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1B227135" w14:textId="77777777" w:rsidR="00F12B8A" w:rsidRDefault="00F12B8A" w:rsidP="00202F3A">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In case of manual processing, system should show customer specific messages outlining the reason for manual processing.</w:t>
            </w:r>
          </w:p>
          <w:p w14:paraId="7F634FE9" w14:textId="77777777" w:rsidR="00233FEF" w:rsidRDefault="00233FEF" w:rsidP="00BC16E7">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Message 1: </w:t>
            </w:r>
            <w:r>
              <w:rPr>
                <w:rFonts w:ascii="Sylfaen" w:hAnsi="Sylfaen" w:cs="Arial"/>
                <w:sz w:val="22"/>
                <w:szCs w:val="22"/>
                <w:lang w:val="hy-AM"/>
              </w:rPr>
              <w:t>Վարկի վերաբերյալ որոշում կայացնելու համար անհրաժեշտ են լրացուցիչ տվյալներ</w:t>
            </w:r>
            <w:del w:id="53" w:author="Zhorzhik Grigoryan" w:date="2018-10-22T15:46:00Z">
              <w:r w:rsidDel="00BC16E7">
                <w:rPr>
                  <w:rFonts w:ascii="Sylfaen" w:hAnsi="Sylfaen" w:cs="Arial"/>
                  <w:sz w:val="22"/>
                  <w:szCs w:val="22"/>
                  <w:lang w:val="hy-AM"/>
                </w:rPr>
                <w:delText xml:space="preserve">, </w:delText>
              </w:r>
            </w:del>
            <w:ins w:id="54" w:author="Zhorzhik Grigoryan" w:date="2018-10-22T15:46:00Z">
              <w:r w:rsidR="00BC16E7">
                <w:rPr>
                  <w:rFonts w:ascii="Sylfaen" w:hAnsi="Sylfaen" w:cs="Arial"/>
                  <w:sz w:val="22"/>
                  <w:szCs w:val="22"/>
                </w:rPr>
                <w:t>:</w:t>
              </w:r>
              <w:r w:rsidR="00BC16E7">
                <w:rPr>
                  <w:rFonts w:ascii="Sylfaen" w:hAnsi="Sylfaen" w:cs="Arial"/>
                  <w:sz w:val="22"/>
                  <w:szCs w:val="22"/>
                  <w:lang w:val="hy-AM"/>
                </w:rPr>
                <w:t xml:space="preserve"> </w:t>
              </w:r>
            </w:ins>
            <w:del w:id="55" w:author="Zhorzhik Grigoryan" w:date="2018-10-22T15:46:00Z">
              <w:r w:rsidDel="00BC16E7">
                <w:rPr>
                  <w:rFonts w:ascii="Sylfaen" w:hAnsi="Sylfaen" w:cs="Arial"/>
                  <w:sz w:val="22"/>
                  <w:szCs w:val="22"/>
                  <w:lang w:val="hy-AM"/>
                </w:rPr>
                <w:delText>խ</w:delText>
              </w:r>
            </w:del>
            <w:ins w:id="56" w:author="Zhorzhik Grigoryan" w:date="2018-10-22T15:46:00Z">
              <w:r w:rsidR="00BC16E7">
                <w:rPr>
                  <w:rFonts w:ascii="Sylfaen" w:hAnsi="Sylfaen" w:cs="Arial"/>
                  <w:sz w:val="22"/>
                  <w:szCs w:val="22"/>
                </w:rPr>
                <w:t>Խ</w:t>
              </w:r>
            </w:ins>
            <w:r>
              <w:rPr>
                <w:rFonts w:ascii="Sylfaen" w:hAnsi="Sylfaen" w:cs="Arial"/>
                <w:sz w:val="22"/>
                <w:szCs w:val="22"/>
                <w:lang w:val="hy-AM"/>
              </w:rPr>
              <w:t xml:space="preserve">նդրում ենք լրացնել համպատասխան </w:t>
            </w:r>
            <w:r w:rsidR="00574C5B">
              <w:rPr>
                <w:rFonts w:ascii="Sylfaen" w:hAnsi="Sylfaen" w:cs="Arial"/>
                <w:sz w:val="22"/>
                <w:szCs w:val="22"/>
                <w:lang w:val="hy-AM"/>
              </w:rPr>
              <w:t xml:space="preserve">լրացուցիչ </w:t>
            </w:r>
            <w:r>
              <w:rPr>
                <w:rFonts w:ascii="Sylfaen" w:hAnsi="Sylfaen" w:cs="Arial"/>
                <w:sz w:val="22"/>
                <w:szCs w:val="22"/>
                <w:lang w:val="hy-AM"/>
              </w:rPr>
              <w:t>դաշտերը</w:t>
            </w:r>
            <w:ins w:id="57" w:author="Arpine Harutyunyan" w:date="2018-10-19T18:52:00Z">
              <w:r w:rsidR="00460391">
                <w:rPr>
                  <w:rFonts w:ascii="Sylfaen" w:hAnsi="Sylfaen" w:cs="Arial"/>
                  <w:sz w:val="22"/>
                  <w:szCs w:val="22"/>
                  <w:lang w:val="hy-AM"/>
                </w:rPr>
                <w:t>,</w:t>
              </w:r>
            </w:ins>
            <w:r>
              <w:rPr>
                <w:rFonts w:ascii="Sylfaen" w:hAnsi="Sylfaen" w:cs="Arial"/>
                <w:sz w:val="22"/>
                <w:szCs w:val="22"/>
                <w:lang w:val="hy-AM"/>
              </w:rPr>
              <w:t xml:space="preserve"> և Բանկի աշխատակիցը Ձեզ հետ կապ կհաստատի առաջիկա 1 աշխատանքային օրվա ընթացքում:</w:t>
            </w:r>
            <w:r>
              <w:rPr>
                <w:rFonts w:asciiTheme="minorHAnsi" w:hAnsiTheme="minorHAnsi" w:cs="Arial"/>
                <w:sz w:val="22"/>
                <w:szCs w:val="22"/>
              </w:rPr>
              <w:t xml:space="preserve"> </w:t>
            </w:r>
          </w:p>
          <w:p w14:paraId="52835D33" w14:textId="54E6BC0C" w:rsidR="00AD7B2F" w:rsidRPr="00CE18CB" w:rsidRDefault="00AD7B2F" w:rsidP="00BC16E7">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sz w:val="22"/>
                <w:szCs w:val="22"/>
                <w:lang w:val="hy-AM"/>
              </w:rPr>
            </w:pPr>
            <w:r w:rsidRPr="00AD7B2F">
              <w:rPr>
                <w:rFonts w:asciiTheme="minorHAnsi" w:hAnsiTheme="minorHAnsi" w:cs="Arial"/>
                <w:sz w:val="22"/>
                <w:szCs w:val="22"/>
              </w:rPr>
              <w:t>Message 2:</w:t>
            </w:r>
            <w:r>
              <w:rPr>
                <w:rFonts w:ascii="Sylfaen" w:hAnsi="Sylfaen" w:cs="Arial"/>
                <w:sz w:val="22"/>
                <w:szCs w:val="22"/>
              </w:rPr>
              <w:t xml:space="preserve"> </w:t>
            </w:r>
            <w:r w:rsidR="00CE18CB">
              <w:rPr>
                <w:rFonts w:ascii="Sylfaen" w:hAnsi="Sylfaen" w:cs="Arial"/>
                <w:sz w:val="22"/>
                <w:szCs w:val="22"/>
                <w:lang w:val="hy-AM"/>
              </w:rPr>
              <w:t xml:space="preserve">Վարկային հայտին ընթացք տալու համար խնդրում ենք Ձեր </w:t>
            </w:r>
            <w:r w:rsidR="00CE18CB" w:rsidRPr="00AD46E6">
              <w:rPr>
                <w:rFonts w:ascii="Sylfaen" w:hAnsi="Sylfaen" w:cs="Tahoma"/>
                <w:sz w:val="22"/>
                <w:szCs w:val="22"/>
                <w:lang w:val="hy-AM"/>
              </w:rPr>
              <w:t xml:space="preserve">անձը հաստատող փաստաթղթով </w:t>
            </w:r>
            <w:r w:rsidR="00CE18CB" w:rsidRPr="00AD46E6">
              <w:rPr>
                <w:rFonts w:ascii="Sylfaen" w:hAnsi="Sylfaen" w:cs="Tahoma"/>
                <w:sz w:val="22"/>
                <w:szCs w:val="22"/>
                <w:lang w:val="hy-AM"/>
              </w:rPr>
              <w:lastRenderedPageBreak/>
              <w:t>մոտենալ «Ամերիաբանկ» ՓԲԸ-ի ցանկացած մասնաճյուղ</w:t>
            </w:r>
            <w:r w:rsidR="00CE18CB" w:rsidRPr="000819B2">
              <w:rPr>
                <w:rFonts w:ascii="Sylfaen" w:hAnsi="Sylfaen" w:cs="Tahoma"/>
                <w:sz w:val="22"/>
                <w:szCs w:val="22"/>
                <w:lang w:val="hy-AM"/>
              </w:rPr>
              <w:t>/</w:t>
            </w:r>
            <w:r w:rsidR="00CE18CB" w:rsidRPr="00AD46E6">
              <w:rPr>
                <w:rFonts w:ascii="Sylfaen" w:hAnsi="Sylfaen" w:cs="Tahoma"/>
                <w:sz w:val="22"/>
                <w:szCs w:val="22"/>
                <w:lang w:val="hy-AM"/>
              </w:rPr>
              <w:t xml:space="preserve"> կապ հաստատել «Ամերիաբանկ» ՓԲԸ-ի  հետ (+37410) 56 11 11 հեռախոսահամարով։ «Ամերիաբանկ» ՓԲԸ-ի սպասարկման ցանցը և աշխատանքի ժամանակացույցը ներկայացված </w:t>
            </w:r>
            <w:r w:rsidR="00CE18CB" w:rsidRPr="000819B2">
              <w:rPr>
                <w:rFonts w:ascii="Sylfaen" w:hAnsi="Sylfaen" w:cs="Tahoma"/>
                <w:sz w:val="22"/>
                <w:szCs w:val="22"/>
                <w:lang w:val="hy-AM"/>
              </w:rPr>
              <w:t>են</w:t>
            </w:r>
            <w:r w:rsidR="00CE18CB" w:rsidRPr="00AD46E6">
              <w:rPr>
                <w:rFonts w:ascii="Sylfaen" w:hAnsi="Sylfaen" w:cs="Tahoma"/>
                <w:sz w:val="22"/>
                <w:szCs w:val="22"/>
                <w:lang w:val="hy-AM"/>
              </w:rPr>
              <w:t xml:space="preserve"> </w:t>
            </w:r>
            <w:commentRangeStart w:id="58"/>
            <w:r w:rsidR="00CE18CB" w:rsidRPr="000819B2">
              <w:rPr>
                <w:rFonts w:ascii="Sylfaen" w:hAnsi="Sylfaen" w:cs="Tahoma"/>
                <w:sz w:val="22"/>
                <w:szCs w:val="22"/>
                <w:lang w:val="hy-AM"/>
              </w:rPr>
              <w:t>ասյտեղ</w:t>
            </w:r>
            <w:commentRangeEnd w:id="58"/>
            <w:r w:rsidR="00CE18CB">
              <w:rPr>
                <w:rStyle w:val="CommentReference"/>
              </w:rPr>
              <w:commentReference w:id="58"/>
            </w:r>
            <w:r w:rsidR="00CE18CB" w:rsidRPr="000819B2">
              <w:rPr>
                <w:rFonts w:ascii="Sylfaen" w:hAnsi="Sylfaen" w:cs="Tahoma"/>
                <w:sz w:val="22"/>
                <w:szCs w:val="22"/>
                <w:lang w:val="hy-AM"/>
              </w:rPr>
              <w:t xml:space="preserve"> </w:t>
            </w:r>
            <w:r w:rsidR="00CE18CB" w:rsidRPr="00AD46E6">
              <w:rPr>
                <w:rFonts w:ascii="Sylfaen" w:hAnsi="Sylfaen" w:cs="Tahoma"/>
                <w:sz w:val="22"/>
                <w:szCs w:val="22"/>
                <w:lang w:val="hy-AM"/>
              </w:rPr>
              <w:t>http://ameriabank.am/Infrastructure.aspx?&amp;lang=33</w:t>
            </w:r>
          </w:p>
        </w:tc>
      </w:tr>
      <w:tr w:rsidR="005C00C4" w:rsidRPr="004C5B21" w14:paraId="4B0BC767" w14:textId="77777777" w:rsidTr="009605B1">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4819AEF8" w14:textId="77777777" w:rsidR="005C00C4" w:rsidRPr="00CE18CB" w:rsidRDefault="005C00C4" w:rsidP="00271FB8">
            <w:pPr>
              <w:pStyle w:val="ListParagraph"/>
              <w:numPr>
                <w:ilvl w:val="1"/>
                <w:numId w:val="1"/>
              </w:numPr>
              <w:spacing w:before="120" w:after="120" w:line="276" w:lineRule="auto"/>
              <w:rPr>
                <w:rFonts w:asciiTheme="minorHAnsi" w:hAnsiTheme="minorHAnsi" w:cs="Tahoma"/>
                <w:b w:val="0"/>
                <w:sz w:val="22"/>
                <w:szCs w:val="22"/>
                <w:lang w:val="hy-AM"/>
              </w:rPr>
            </w:pPr>
          </w:p>
        </w:tc>
        <w:tc>
          <w:tcPr>
            <w:tcW w:w="4373" w:type="pct"/>
            <w:shd w:val="clear" w:color="auto" w:fill="D9D9D9" w:themeFill="background1" w:themeFillShade="D9"/>
          </w:tcPr>
          <w:p w14:paraId="1C5A30B8" w14:textId="77777777" w:rsidR="005C00C4" w:rsidRPr="004C5B21" w:rsidRDefault="005C00C4" w:rsidP="009605B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5C00C4" w:rsidRPr="004C5B21" w14:paraId="01654970" w14:textId="77777777" w:rsidTr="009605B1">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1DED9BFA" w14:textId="77777777" w:rsidR="005C00C4" w:rsidRPr="004C5B21" w:rsidRDefault="005C00C4"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3F858C54" w14:textId="58B4CA36" w:rsidR="005C00C4" w:rsidRPr="004C5B21" w:rsidRDefault="004E7622" w:rsidP="009605B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bl>
    <w:p w14:paraId="48F678F7" w14:textId="2E947A1B" w:rsidR="005C00C4" w:rsidRDefault="005C00C4" w:rsidP="00F431F7">
      <w:pPr>
        <w:spacing w:before="120" w:after="120" w:line="276" w:lineRule="auto"/>
        <w:rPr>
          <w:rFonts w:asciiTheme="minorHAnsi" w:hAnsiTheme="minorHAnsi"/>
          <w:sz w:val="22"/>
          <w:szCs w:val="22"/>
        </w:rPr>
      </w:pPr>
    </w:p>
    <w:p w14:paraId="373A0035" w14:textId="423BF15B" w:rsidR="00F11A60" w:rsidRDefault="00F11A60" w:rsidP="00F11A60">
      <w:pPr>
        <w:pStyle w:val="Heading2"/>
      </w:pPr>
      <w:bookmarkStart w:id="59" w:name="_Toc525144684"/>
      <w:r>
        <w:t>Automatic Processing</w:t>
      </w:r>
      <w:bookmarkEnd w:id="59"/>
    </w:p>
    <w:p w14:paraId="437A4938" w14:textId="7B103C69" w:rsidR="002A2F2B" w:rsidRDefault="00E43667" w:rsidP="002A2F2B">
      <w:pPr>
        <w:pStyle w:val="BodyText"/>
      </w:pPr>
      <w:r>
        <w:object w:dxaOrig="20896" w:dyaOrig="5191" w14:anchorId="7C024518">
          <v:shape id="_x0000_i1029" type="#_x0000_t75" style="width:693.75pt;height:173.25pt" o:ole="">
            <v:imagedata r:id="rId18" o:title=""/>
          </v:shape>
          <o:OLEObject Type="Embed" ProgID="Visio.Drawing.15" ShapeID="_x0000_i1029" DrawAspect="Content" ObjectID="_1601987033" r:id="rId19"/>
        </w:object>
      </w:r>
    </w:p>
    <w:p w14:paraId="17DA70BB" w14:textId="77777777" w:rsidR="008C73FD" w:rsidRPr="002A2F2B" w:rsidRDefault="008C73FD" w:rsidP="002A2F2B">
      <w:pPr>
        <w:pStyle w:val="BodyText"/>
      </w:pPr>
    </w:p>
    <w:p w14:paraId="4726CB78" w14:textId="72B69376" w:rsidR="00F11A60" w:rsidRDefault="00CD5BB9" w:rsidP="009B78F6">
      <w:pPr>
        <w:pStyle w:val="Heading3"/>
        <w:spacing w:after="240"/>
      </w:pPr>
      <w:bookmarkStart w:id="60" w:name="_Toc525144685"/>
      <w:r>
        <w:t>Automatic Loan Processing</w:t>
      </w:r>
      <w:bookmarkEnd w:id="60"/>
    </w:p>
    <w:tbl>
      <w:tblPr>
        <w:tblStyle w:val="ListTable3-Accent61"/>
        <w:tblW w:w="4478" w:type="pct"/>
        <w:tblInd w:w="562" w:type="dxa"/>
        <w:tblLayout w:type="fixed"/>
        <w:tblLook w:val="04A0" w:firstRow="1" w:lastRow="0" w:firstColumn="1" w:lastColumn="0" w:noHBand="0" w:noVBand="1"/>
      </w:tblPr>
      <w:tblGrid>
        <w:gridCol w:w="1584"/>
        <w:gridCol w:w="11050"/>
      </w:tblGrid>
      <w:tr w:rsidR="00F11A60" w:rsidRPr="004C5B21" w14:paraId="1DDF8416" w14:textId="77777777" w:rsidTr="00935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7" w:type="pct"/>
          </w:tcPr>
          <w:p w14:paraId="365888BF" w14:textId="77777777" w:rsidR="00F11A60" w:rsidRPr="004C5B21" w:rsidRDefault="00F11A60" w:rsidP="00271FB8">
            <w:pPr>
              <w:pStyle w:val="ListParagraph"/>
              <w:numPr>
                <w:ilvl w:val="0"/>
                <w:numId w:val="1"/>
              </w:numPr>
              <w:spacing w:before="120" w:after="120" w:line="276" w:lineRule="auto"/>
              <w:rPr>
                <w:rFonts w:asciiTheme="minorHAnsi" w:hAnsiTheme="minorHAnsi" w:cs="Arial"/>
                <w:b w:val="0"/>
                <w:color w:val="FFFFFF"/>
                <w:sz w:val="22"/>
                <w:szCs w:val="22"/>
              </w:rPr>
            </w:pPr>
            <w:bookmarkStart w:id="61" w:name="_Ref521483038"/>
          </w:p>
        </w:tc>
        <w:bookmarkEnd w:id="61"/>
        <w:tc>
          <w:tcPr>
            <w:tcW w:w="4373" w:type="pct"/>
          </w:tcPr>
          <w:p w14:paraId="7D82CC2B" w14:textId="2E354E1C" w:rsidR="00F11A60" w:rsidRPr="00732C82" w:rsidRDefault="00CD5BB9" w:rsidP="009351BF">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sidRPr="00CD5BB9">
              <w:rPr>
                <w:rFonts w:asciiTheme="minorHAnsi" w:hAnsiTheme="minorHAnsi" w:cs="Tahoma"/>
                <w:b w:val="0"/>
                <w:color w:val="FFFFFF"/>
                <w:sz w:val="28"/>
                <w:szCs w:val="28"/>
              </w:rPr>
              <w:t>Automatic Loan Processing</w:t>
            </w:r>
          </w:p>
        </w:tc>
      </w:tr>
      <w:tr w:rsidR="00F11A60" w:rsidRPr="004C5B21" w14:paraId="1CC68841" w14:textId="77777777" w:rsidTr="009351B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22DAFA37" w14:textId="77777777"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45BDC8A0" w14:textId="2F632FB1" w:rsidR="00F11A60" w:rsidRPr="004C5B21" w:rsidRDefault="00F11A60" w:rsidP="00637534">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sidR="00637534">
              <w:rPr>
                <w:rFonts w:asciiTheme="minorHAnsi" w:hAnsiTheme="minorHAnsi" w:cs="Arial"/>
                <w:sz w:val="22"/>
                <w:szCs w:val="22"/>
              </w:rPr>
              <w:t>System, Customer</w:t>
            </w:r>
          </w:p>
        </w:tc>
      </w:tr>
      <w:tr w:rsidR="00F11A60" w:rsidRPr="004C5B21" w14:paraId="1E8AF955" w14:textId="77777777" w:rsidTr="009351BF">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0765EF32" w14:textId="77777777"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5BA9DCDD" w14:textId="05EBB2B5" w:rsidR="00F11A60" w:rsidRPr="00633DDC" w:rsidRDefault="00F11A60" w:rsidP="00637534">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r w:rsidR="00637534">
              <w:rPr>
                <w:rFonts w:asciiTheme="minorHAnsi" w:hAnsiTheme="minorHAnsi" w:cs="Arial"/>
                <w:sz w:val="22"/>
                <w:szCs w:val="22"/>
              </w:rPr>
              <w:t>Loan meets automatic processing criteria</w:t>
            </w:r>
          </w:p>
        </w:tc>
      </w:tr>
      <w:tr w:rsidR="00F11A60" w:rsidRPr="004C5B21" w14:paraId="1CD9599C" w14:textId="77777777" w:rsidTr="00935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48BECB2" w14:textId="77777777"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1704590F" w14:textId="77777777" w:rsidR="00F11A60" w:rsidRPr="004C5B21" w:rsidRDefault="00F11A60"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F11A60" w:rsidRPr="004C5B21" w14:paraId="154DBB16" w14:textId="77777777" w:rsidTr="009351BF">
        <w:trPr>
          <w:trHeight w:val="329"/>
        </w:trPr>
        <w:tc>
          <w:tcPr>
            <w:cnfStyle w:val="001000000000" w:firstRow="0" w:lastRow="0" w:firstColumn="1" w:lastColumn="0" w:oddVBand="0" w:evenVBand="0" w:oddHBand="0" w:evenHBand="0" w:firstRowFirstColumn="0" w:firstRowLastColumn="0" w:lastRowFirstColumn="0" w:lastRowLastColumn="0"/>
            <w:tcW w:w="627" w:type="pct"/>
          </w:tcPr>
          <w:p w14:paraId="594F823F"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7A70CA2" w14:textId="6C0C9B6E" w:rsidR="00F11A60" w:rsidRDefault="00637534"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displays approved loan terms</w:t>
            </w:r>
            <w:r w:rsidR="00EB6A16">
              <w:rPr>
                <w:rFonts w:asciiTheme="minorHAnsi" w:hAnsiTheme="minorHAnsi" w:cs="Tahoma"/>
                <w:sz w:val="22"/>
                <w:szCs w:val="22"/>
              </w:rPr>
              <w:t>, including refinancing loan terms, if applicable</w:t>
            </w:r>
            <w:r>
              <w:rPr>
                <w:rFonts w:asciiTheme="minorHAnsi" w:hAnsiTheme="minorHAnsi" w:cs="Tahoma"/>
                <w:sz w:val="22"/>
                <w:szCs w:val="22"/>
              </w:rPr>
              <w:t>:</w:t>
            </w:r>
          </w:p>
          <w:p w14:paraId="32D4AB8D" w14:textId="2F3AC6BA" w:rsidR="00637534" w:rsidRDefault="00637534"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Amount</w:t>
            </w:r>
            <w:r w:rsidR="00041E9A">
              <w:rPr>
                <w:rFonts w:asciiTheme="minorHAnsi" w:hAnsiTheme="minorHAnsi" w:cs="Tahoma"/>
                <w:sz w:val="22"/>
                <w:szCs w:val="22"/>
              </w:rPr>
              <w:t>/Currency</w:t>
            </w:r>
          </w:p>
          <w:p w14:paraId="052ED058" w14:textId="77777777" w:rsidR="00637534" w:rsidRDefault="00637534"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Interest rate</w:t>
            </w:r>
          </w:p>
          <w:p w14:paraId="5A449D27" w14:textId="1E53D21C" w:rsidR="00637534" w:rsidRPr="009B78F6" w:rsidRDefault="00637534"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Term</w:t>
            </w:r>
          </w:p>
        </w:tc>
      </w:tr>
      <w:tr w:rsidR="00B45C55" w:rsidRPr="004C5B21" w14:paraId="0E2FE2AA" w14:textId="77777777" w:rsidTr="009351BF">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27" w:type="pct"/>
          </w:tcPr>
          <w:p w14:paraId="03AA6A84" w14:textId="77777777" w:rsidR="00B45C55" w:rsidRPr="004C5B21" w:rsidRDefault="00B45C55"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E174668" w14:textId="77777777" w:rsidR="00B45C55" w:rsidRDefault="00B45C55" w:rsidP="00B45C55">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C07998">
              <w:rPr>
                <w:rFonts w:asciiTheme="minorHAnsi" w:hAnsiTheme="minorHAnsi" w:cs="Tahoma"/>
                <w:sz w:val="22"/>
                <w:szCs w:val="22"/>
              </w:rPr>
              <w:t xml:space="preserve">If customer </w:t>
            </w:r>
            <w:r>
              <w:rPr>
                <w:rFonts w:asciiTheme="minorHAnsi" w:hAnsiTheme="minorHAnsi" w:cs="Tahoma"/>
                <w:sz w:val="22"/>
                <w:szCs w:val="22"/>
              </w:rPr>
              <w:t xml:space="preserve">should be able to </w:t>
            </w:r>
            <w:r w:rsidRPr="00C07998">
              <w:rPr>
                <w:rFonts w:asciiTheme="minorHAnsi" w:hAnsiTheme="minorHAnsi" w:cs="Tahoma"/>
                <w:sz w:val="22"/>
                <w:szCs w:val="22"/>
              </w:rPr>
              <w:t>choose</w:t>
            </w:r>
            <w:r>
              <w:rPr>
                <w:rFonts w:asciiTheme="minorHAnsi" w:hAnsiTheme="minorHAnsi" w:cs="Tahoma"/>
                <w:sz w:val="22"/>
                <w:szCs w:val="22"/>
              </w:rPr>
              <w:t>:</w:t>
            </w:r>
          </w:p>
          <w:p w14:paraId="3DF4FBE4" w14:textId="77777777" w:rsidR="00B45C55" w:rsidRDefault="00B45C55"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To apply or not to apply for the approved new loan</w:t>
            </w:r>
          </w:p>
          <w:p w14:paraId="7A703A2F" w14:textId="77777777" w:rsidR="00B45C55" w:rsidRDefault="00B45C55"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T</w:t>
            </w:r>
            <w:r w:rsidRPr="00CD3492">
              <w:rPr>
                <w:rFonts w:asciiTheme="minorHAnsi" w:hAnsiTheme="minorHAnsi" w:cs="Tahoma"/>
                <w:sz w:val="22"/>
                <w:szCs w:val="22"/>
              </w:rPr>
              <w:t xml:space="preserve">o apply </w:t>
            </w:r>
            <w:r>
              <w:rPr>
                <w:rFonts w:asciiTheme="minorHAnsi" w:hAnsiTheme="minorHAnsi" w:cs="Tahoma"/>
                <w:sz w:val="22"/>
                <w:szCs w:val="22"/>
              </w:rPr>
              <w:t xml:space="preserve">or not to apply for the approved </w:t>
            </w:r>
            <w:r w:rsidRPr="00CD3492">
              <w:rPr>
                <w:rFonts w:asciiTheme="minorHAnsi" w:hAnsiTheme="minorHAnsi" w:cs="Tahoma"/>
                <w:sz w:val="22"/>
                <w:szCs w:val="22"/>
              </w:rPr>
              <w:t>refinancing loan</w:t>
            </w:r>
          </w:p>
          <w:p w14:paraId="478FAE23" w14:textId="0115D8A4" w:rsidR="00000069" w:rsidRDefault="00B45C55"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w:t>
            </w:r>
            <w:r w:rsidRPr="00CD3492">
              <w:rPr>
                <w:rFonts w:asciiTheme="minorHAnsi" w:hAnsiTheme="minorHAnsi" w:cs="Tahoma"/>
                <w:sz w:val="22"/>
                <w:szCs w:val="22"/>
              </w:rPr>
              <w:t>ystem should show the total amount of loan, equal to new loan plus refinancing</w:t>
            </w:r>
            <w:r w:rsidR="00000069" w:rsidRPr="00000069">
              <w:rPr>
                <w:rFonts w:asciiTheme="minorHAnsi" w:hAnsiTheme="minorHAnsi" w:cs="Tahoma"/>
                <w:sz w:val="22"/>
                <w:szCs w:val="22"/>
              </w:rPr>
              <w:t>.</w:t>
            </w:r>
          </w:p>
          <w:p w14:paraId="3BC4F676" w14:textId="075AD80D" w:rsidR="00000069" w:rsidRPr="00000069" w:rsidRDefault="00000069" w:rsidP="00EE723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Message</w:t>
            </w:r>
            <w:r>
              <w:rPr>
                <w:rFonts w:ascii="Sylfaen" w:hAnsi="Sylfaen" w:cs="Tahoma"/>
                <w:sz w:val="22"/>
                <w:szCs w:val="22"/>
                <w:lang w:val="hy-AM"/>
              </w:rPr>
              <w:t xml:space="preserve"> </w:t>
            </w:r>
            <w:r>
              <w:rPr>
                <w:rFonts w:ascii="Sylfaen" w:hAnsi="Sylfaen" w:cs="Tahoma"/>
                <w:sz w:val="22"/>
                <w:szCs w:val="22"/>
              </w:rPr>
              <w:t>only when costumer has to choose</w:t>
            </w:r>
            <w:r>
              <w:rPr>
                <w:rFonts w:asciiTheme="minorHAnsi" w:hAnsiTheme="minorHAnsi" w:cs="Tahoma"/>
                <w:sz w:val="22"/>
                <w:szCs w:val="22"/>
              </w:rPr>
              <w:t xml:space="preserve">: </w:t>
            </w:r>
            <w:commentRangeStart w:id="62"/>
            <w:r>
              <w:rPr>
                <w:rFonts w:ascii="Sylfaen" w:hAnsi="Sylfaen" w:cs="Tahoma"/>
                <w:sz w:val="22"/>
                <w:szCs w:val="22"/>
                <w:lang w:val="hy-AM"/>
              </w:rPr>
              <w:t>Խնդրում ենք ընտրել Ձեզ համար նախընտրելի տարբերակը</w:t>
            </w:r>
            <w:r>
              <w:rPr>
                <w:rFonts w:ascii="Sylfaen" w:hAnsi="Sylfaen" w:cs="Tahoma"/>
                <w:sz w:val="22"/>
                <w:szCs w:val="22"/>
              </w:rPr>
              <w:t xml:space="preserve">: </w:t>
            </w:r>
            <w:commentRangeEnd w:id="62"/>
            <w:r w:rsidR="00460391">
              <w:rPr>
                <w:rStyle w:val="CommentReference"/>
                <w:rFonts w:ascii="Times New Roman" w:eastAsia="Times New Roman" w:hAnsi="Times New Roman"/>
              </w:rPr>
              <w:commentReference w:id="62"/>
            </w:r>
            <w:r w:rsidR="00EE7238" w:rsidDel="00EE7238">
              <w:rPr>
                <w:rFonts w:ascii="Sylfaen" w:hAnsi="Sylfaen" w:cs="Tahoma"/>
                <w:sz w:val="22"/>
                <w:szCs w:val="22"/>
                <w:lang w:val="hy-AM"/>
              </w:rPr>
              <w:t xml:space="preserve"> </w:t>
            </w:r>
          </w:p>
        </w:tc>
      </w:tr>
      <w:tr w:rsidR="00F11A60" w:rsidRPr="004C5B21" w14:paraId="38BDC2D8"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620EED44"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1B14555" w14:textId="367A3ABE" w:rsidR="00F11A60" w:rsidRPr="00637534" w:rsidRDefault="00637534" w:rsidP="00637534">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Accepts approved loan terms</w:t>
            </w:r>
            <w:r w:rsidR="00EB6A16">
              <w:rPr>
                <w:rFonts w:asciiTheme="minorHAnsi" w:hAnsiTheme="minorHAnsi" w:cs="Tahoma"/>
                <w:sz w:val="22"/>
                <w:szCs w:val="22"/>
              </w:rPr>
              <w:t xml:space="preserve"> (either new loan, refinancing or both)</w:t>
            </w:r>
          </w:p>
        </w:tc>
      </w:tr>
      <w:tr w:rsidR="00F11A60" w:rsidRPr="004C5B21" w14:paraId="11C1157D"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62E8A0C6"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F6D919A" w14:textId="07CF2B8C" w:rsidR="00F11A60" w:rsidRDefault="00637534" w:rsidP="00637534">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generates standard </w:t>
            </w:r>
            <w:r w:rsidR="00383DA0">
              <w:rPr>
                <w:rFonts w:asciiTheme="minorHAnsi" w:hAnsiTheme="minorHAnsi" w:cs="Tahoma"/>
                <w:sz w:val="22"/>
                <w:szCs w:val="22"/>
              </w:rPr>
              <w:t xml:space="preserve">loan agreement for </w:t>
            </w:r>
            <w:r w:rsidR="00854DA7">
              <w:rPr>
                <w:rFonts w:asciiTheme="minorHAnsi" w:hAnsiTheme="minorHAnsi" w:cs="Tahoma"/>
                <w:sz w:val="22"/>
                <w:szCs w:val="22"/>
              </w:rPr>
              <w:t>LLC/</w:t>
            </w:r>
            <w:r w:rsidR="00383DA0">
              <w:rPr>
                <w:rFonts w:asciiTheme="minorHAnsi" w:hAnsiTheme="minorHAnsi" w:cs="Tahoma"/>
                <w:sz w:val="22"/>
                <w:szCs w:val="22"/>
              </w:rPr>
              <w:t>I-E</w:t>
            </w:r>
            <w:r w:rsidR="00EB6A16">
              <w:rPr>
                <w:rFonts w:asciiTheme="minorHAnsi" w:hAnsiTheme="minorHAnsi" w:cs="Tahoma"/>
                <w:sz w:val="22"/>
                <w:szCs w:val="22"/>
              </w:rPr>
              <w:t>:</w:t>
            </w:r>
          </w:p>
          <w:p w14:paraId="79041D23" w14:textId="77777777" w:rsidR="00EB6A16" w:rsidRDefault="00EB6A16"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Only </w:t>
            </w:r>
            <w:r w:rsidR="00BA5650">
              <w:rPr>
                <w:rFonts w:asciiTheme="minorHAnsi" w:hAnsiTheme="minorHAnsi" w:cs="Tahoma"/>
                <w:sz w:val="22"/>
                <w:szCs w:val="22"/>
              </w:rPr>
              <w:t>one loan agreement should be generated for the total of new loan and refinancing loan, if both have been chosen.</w:t>
            </w:r>
          </w:p>
          <w:p w14:paraId="116CB0A3" w14:textId="15A8EF34" w:rsidR="00444954" w:rsidRPr="00EB6A16" w:rsidRDefault="00444954"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agreement should contain a clause about d</w:t>
            </w:r>
            <w:r w:rsidRPr="00444954">
              <w:rPr>
                <w:rFonts w:asciiTheme="minorHAnsi" w:hAnsiTheme="minorHAnsi" w:cs="Tahoma"/>
                <w:sz w:val="22"/>
                <w:szCs w:val="22"/>
              </w:rPr>
              <w:t>ecision of founder</w:t>
            </w:r>
            <w:r>
              <w:rPr>
                <w:rFonts w:asciiTheme="minorHAnsi" w:hAnsiTheme="minorHAnsi" w:cs="Tahoma"/>
                <w:sz w:val="22"/>
                <w:szCs w:val="22"/>
              </w:rPr>
              <w:t xml:space="preserve"> authorizing loan application in the name of company.</w:t>
            </w:r>
          </w:p>
        </w:tc>
      </w:tr>
      <w:tr w:rsidR="00F11A60" w:rsidRPr="004C5B21" w14:paraId="64F3E408"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37621FB2" w14:textId="0977B6D0"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97661BA" w14:textId="30170644" w:rsidR="00F11A60" w:rsidRPr="00444954" w:rsidRDefault="00383DA0" w:rsidP="00383DA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444954">
              <w:rPr>
                <w:rFonts w:asciiTheme="minorHAnsi" w:hAnsiTheme="minorHAnsi" w:cs="Tahoma"/>
                <w:sz w:val="22"/>
                <w:szCs w:val="22"/>
              </w:rPr>
              <w:t>System generates standard guarantee agreement for Founder</w:t>
            </w:r>
          </w:p>
          <w:p w14:paraId="4A66CDD9" w14:textId="28B78AE1" w:rsidR="001B6159" w:rsidRPr="00383DA0" w:rsidRDefault="001B6159" w:rsidP="00383DA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E45A83" w:rsidRPr="004C5B21" w14:paraId="3C4F11AF"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7B7BAB2E" w14:textId="77777777" w:rsidR="00E45A83" w:rsidRPr="004C5B21" w:rsidRDefault="00E45A83"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26308A2" w14:textId="291AE332" w:rsidR="00E45A83" w:rsidRPr="00E45A83" w:rsidRDefault="00E45A83"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generates </w:t>
            </w:r>
            <w:r w:rsidRPr="00444954">
              <w:rPr>
                <w:rFonts w:asciiTheme="minorHAnsi" w:hAnsiTheme="minorHAnsi" w:cs="Tahoma"/>
                <w:sz w:val="22"/>
                <w:szCs w:val="22"/>
              </w:rPr>
              <w:t>Turnover pledge agreement</w:t>
            </w:r>
          </w:p>
        </w:tc>
      </w:tr>
      <w:tr w:rsidR="00F11A60" w:rsidRPr="004C5B21" w14:paraId="42628391"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7B7FFDD0"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12E5723E" w14:textId="038F3148" w:rsidR="00F11A60" w:rsidRDefault="003E412A"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3E412A">
              <w:rPr>
                <w:rFonts w:asciiTheme="minorHAnsi" w:hAnsiTheme="minorHAnsi" w:cs="Tahoma"/>
                <w:b/>
                <w:sz w:val="22"/>
                <w:szCs w:val="22"/>
                <w:u w:val="single"/>
              </w:rPr>
              <w:t>Online verification check:</w:t>
            </w:r>
            <w:r>
              <w:rPr>
                <w:rFonts w:asciiTheme="minorHAnsi" w:hAnsiTheme="minorHAnsi" w:cs="Tahoma"/>
                <w:sz w:val="22"/>
                <w:szCs w:val="22"/>
              </w:rPr>
              <w:t xml:space="preserve"> System checks if online Customer verification can be done:</w:t>
            </w:r>
          </w:p>
          <w:p w14:paraId="27624BC2" w14:textId="23A9CEA6" w:rsidR="003E412A" w:rsidRPr="005623F2" w:rsidRDefault="003E412A"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any of the below criteria is met, then system should advise customer that in order to complete verification process and to arrange loan </w:t>
            </w:r>
            <w:r w:rsidRPr="005623F2">
              <w:rPr>
                <w:rFonts w:asciiTheme="minorHAnsi" w:hAnsiTheme="minorHAnsi" w:cs="Tahoma"/>
                <w:sz w:val="22"/>
                <w:szCs w:val="22"/>
              </w:rPr>
              <w:t>drawdown, they are invited to any of the Bank’s branches. Particularly:</w:t>
            </w:r>
          </w:p>
          <w:p w14:paraId="44301A3B" w14:textId="6B43F51E" w:rsidR="005476C3" w:rsidRDefault="003E412A"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ins w:id="63" w:author="Arpine Mayilyan" w:date="2018-09-14T15:07:00Z"/>
                <w:rFonts w:asciiTheme="minorHAnsi" w:hAnsiTheme="minorHAnsi" w:cs="Tahoma"/>
                <w:sz w:val="22"/>
                <w:szCs w:val="22"/>
              </w:rPr>
            </w:pPr>
            <w:r w:rsidRPr="005623F2">
              <w:rPr>
                <w:rFonts w:asciiTheme="minorHAnsi" w:hAnsiTheme="minorHAnsi" w:cs="Tahoma"/>
                <w:sz w:val="22"/>
                <w:szCs w:val="22"/>
              </w:rPr>
              <w:t xml:space="preserve">If </w:t>
            </w:r>
            <w:r w:rsidR="009351BF" w:rsidRPr="005623F2">
              <w:rPr>
                <w:rFonts w:asciiTheme="minorHAnsi" w:hAnsiTheme="minorHAnsi" w:cs="Tahoma"/>
                <w:sz w:val="22"/>
                <w:szCs w:val="22"/>
              </w:rPr>
              <w:t xml:space="preserve">there are more than one Founders or the applicant is not the same as Founder, system should </w:t>
            </w:r>
            <w:r w:rsidR="000746BD" w:rsidRPr="005623F2">
              <w:rPr>
                <w:rFonts w:asciiTheme="minorHAnsi" w:hAnsiTheme="minorHAnsi" w:cs="Tahoma"/>
                <w:sz w:val="22"/>
                <w:szCs w:val="22"/>
              </w:rPr>
              <w:t xml:space="preserve">calculate limit based only SME score and </w:t>
            </w:r>
            <w:r w:rsidR="009351BF" w:rsidRPr="005623F2">
              <w:rPr>
                <w:rFonts w:asciiTheme="minorHAnsi" w:hAnsiTheme="minorHAnsi" w:cs="Tahoma"/>
                <w:sz w:val="22"/>
                <w:szCs w:val="22"/>
              </w:rPr>
              <w:t>advise that all Founders should visit branch for</w:t>
            </w:r>
            <w:r w:rsidR="00F10306" w:rsidRPr="005623F2">
              <w:rPr>
                <w:rFonts w:asciiTheme="minorHAnsi" w:hAnsiTheme="minorHAnsi" w:cs="Tahoma"/>
                <w:sz w:val="22"/>
                <w:szCs w:val="22"/>
              </w:rPr>
              <w:t xml:space="preserve"> ID</w:t>
            </w:r>
            <w:r w:rsidR="009351BF" w:rsidRPr="005623F2">
              <w:rPr>
                <w:rFonts w:asciiTheme="minorHAnsi" w:hAnsiTheme="minorHAnsi" w:cs="Tahoma"/>
                <w:sz w:val="22"/>
                <w:szCs w:val="22"/>
              </w:rPr>
              <w:t xml:space="preserve"> verification</w:t>
            </w:r>
            <w:r w:rsidR="00F10306" w:rsidRPr="005623F2">
              <w:rPr>
                <w:rFonts w:asciiTheme="minorHAnsi" w:hAnsiTheme="minorHAnsi" w:cs="Tahoma"/>
                <w:sz w:val="22"/>
                <w:szCs w:val="22"/>
              </w:rPr>
              <w:t xml:space="preserve"> and founders </w:t>
            </w:r>
            <w:r w:rsidR="007A1945">
              <w:rPr>
                <w:rFonts w:asciiTheme="minorHAnsi" w:hAnsiTheme="minorHAnsi" w:cs="Tahoma"/>
                <w:sz w:val="22"/>
                <w:szCs w:val="22"/>
              </w:rPr>
              <w:t>A</w:t>
            </w:r>
            <w:r w:rsidR="00F44A6A">
              <w:rPr>
                <w:rFonts w:asciiTheme="minorHAnsi" w:hAnsiTheme="minorHAnsi" w:cs="Tahoma"/>
                <w:sz w:val="22"/>
                <w:szCs w:val="22"/>
              </w:rPr>
              <w:t>CRA</w:t>
            </w:r>
            <w:r w:rsidR="007A1945">
              <w:rPr>
                <w:rFonts w:asciiTheme="minorHAnsi" w:hAnsiTheme="minorHAnsi" w:cs="Tahoma"/>
                <w:sz w:val="22"/>
                <w:szCs w:val="22"/>
              </w:rPr>
              <w:t xml:space="preserve"> request</w:t>
            </w:r>
            <w:r w:rsidR="007A1945" w:rsidRPr="005623F2">
              <w:rPr>
                <w:rFonts w:asciiTheme="minorHAnsi" w:hAnsiTheme="minorHAnsi" w:cs="Tahoma"/>
                <w:sz w:val="22"/>
                <w:szCs w:val="22"/>
              </w:rPr>
              <w:t xml:space="preserve"> </w:t>
            </w:r>
            <w:r w:rsidR="00F10306" w:rsidRPr="005623F2">
              <w:rPr>
                <w:rFonts w:asciiTheme="minorHAnsi" w:hAnsiTheme="minorHAnsi" w:cs="Tahoma"/>
                <w:sz w:val="22"/>
                <w:szCs w:val="22"/>
              </w:rPr>
              <w:t>and signing of founders’ authorization for loan application in the name of company.</w:t>
            </w:r>
          </w:p>
          <w:p w14:paraId="5B0F7340" w14:textId="77777777" w:rsidR="005476C3" w:rsidRPr="005476C3" w:rsidRDefault="005476C3"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lastRenderedPageBreak/>
              <w:t xml:space="preserve">Message: </w:t>
            </w:r>
            <w:r>
              <w:rPr>
                <w:rFonts w:ascii="Sylfaen" w:hAnsi="Sylfaen" w:cs="Tahoma"/>
                <w:sz w:val="22"/>
                <w:szCs w:val="22"/>
                <w:lang w:val="hy-AM"/>
              </w:rPr>
              <w:t>Ձեր վարկը կանխահաստատվել է հետևյալ պայմաններով.......</w:t>
            </w:r>
          </w:p>
          <w:p w14:paraId="06307CB0" w14:textId="7D5EE5A0" w:rsidR="00F82FF0" w:rsidRPr="00AD311C" w:rsidRDefault="005476C3" w:rsidP="00947C44">
            <w:pPr>
              <w:spacing w:before="120" w:after="120" w:line="276" w:lineRule="auto"/>
              <w:ind w:left="360"/>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r>
              <w:rPr>
                <w:rFonts w:ascii="Sylfaen" w:hAnsi="Sylfaen" w:cs="Tahoma"/>
                <w:sz w:val="22"/>
                <w:szCs w:val="22"/>
                <w:lang w:val="hy-AM"/>
              </w:rPr>
              <w:t>Խնդրում ենք Ձեր ընկերության հիմնադիրների հետ</w:t>
            </w:r>
            <w:r w:rsidR="00F82FF0">
              <w:rPr>
                <w:rFonts w:ascii="Sylfaen" w:hAnsi="Sylfaen" w:cs="Tahoma"/>
                <w:sz w:val="22"/>
                <w:szCs w:val="22"/>
                <w:lang w:val="hy-AM"/>
              </w:rPr>
              <w:t xml:space="preserve"> միասին </w:t>
            </w:r>
            <w:r w:rsidR="00633E44">
              <w:rPr>
                <w:rFonts w:ascii="Sylfaen" w:hAnsi="Sylfaen" w:cs="Tahoma"/>
                <w:sz w:val="22"/>
                <w:szCs w:val="22"/>
                <w:lang w:val="hy-AM"/>
              </w:rPr>
              <w:t>անձը հաստատող փաստաթղթերով</w:t>
            </w:r>
            <w:r w:rsidR="00F82FF0">
              <w:rPr>
                <w:rFonts w:ascii="Sylfaen" w:hAnsi="Sylfaen" w:cs="Tahoma"/>
                <w:sz w:val="22"/>
                <w:szCs w:val="22"/>
                <w:lang w:val="hy-AM"/>
              </w:rPr>
              <w:t xml:space="preserve"> մոտենալ Բանկի որևէ մասնաճյուղ</w:t>
            </w:r>
            <w:r>
              <w:rPr>
                <w:rFonts w:ascii="Sylfaen" w:hAnsi="Sylfaen" w:cs="Tahoma"/>
                <w:sz w:val="22"/>
                <w:szCs w:val="22"/>
                <w:lang w:val="hy-AM"/>
              </w:rPr>
              <w:t xml:space="preserve">: </w:t>
            </w:r>
            <w:r w:rsidR="00947C44">
              <w:rPr>
                <w:rFonts w:ascii="Sylfaen" w:hAnsi="Sylfaen" w:cs="Tahoma"/>
                <w:sz w:val="22"/>
                <w:szCs w:val="22"/>
                <w:lang w:val="hy-AM"/>
              </w:rPr>
              <w:t xml:space="preserve">Հիմնադիրների </w:t>
            </w:r>
            <w:r>
              <w:rPr>
                <w:rFonts w:ascii="Sylfaen" w:hAnsi="Sylfaen" w:cs="Tahoma"/>
                <w:sz w:val="22"/>
                <w:szCs w:val="22"/>
                <w:lang w:val="hy-AM"/>
              </w:rPr>
              <w:t>վարկային պատմությունը Բանկի համար ընդունելի լինելու դեպքում վարկը կհամարվի հաստատված:</w:t>
            </w:r>
          </w:p>
          <w:tbl>
            <w:tblPr>
              <w:tblStyle w:val="ListTable3-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9787"/>
            </w:tblGrid>
            <w:tr w:rsidR="003E412A" w14:paraId="47BFE035" w14:textId="77777777" w:rsidTr="009351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9" w:type="pct"/>
                </w:tcPr>
                <w:p w14:paraId="388EA8AD" w14:textId="77777777" w:rsidR="003E412A" w:rsidRPr="005476C3" w:rsidRDefault="003E412A" w:rsidP="003E412A">
                  <w:pPr>
                    <w:spacing w:line="276" w:lineRule="auto"/>
                    <w:rPr>
                      <w:rFonts w:asciiTheme="minorHAnsi" w:hAnsiTheme="minorHAnsi" w:cs="Tahoma"/>
                      <w:sz w:val="22"/>
                      <w:szCs w:val="22"/>
                      <w:lang w:val="hy-AM"/>
                    </w:rPr>
                  </w:pPr>
                </w:p>
              </w:tc>
              <w:tc>
                <w:tcPr>
                  <w:tcW w:w="4521" w:type="pct"/>
                </w:tcPr>
                <w:p w14:paraId="53E9B489" w14:textId="77777777" w:rsidR="003E412A" w:rsidRDefault="003E412A" w:rsidP="003E412A">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Criteria</w:t>
                  </w:r>
                </w:p>
              </w:tc>
            </w:tr>
            <w:tr w:rsidR="003E412A" w14:paraId="1E55E809" w14:textId="77777777" w:rsidTr="009351B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61E6A117" w14:textId="77777777" w:rsidR="003E412A" w:rsidRPr="001D3701" w:rsidRDefault="003E412A" w:rsidP="00271FB8">
                  <w:pPr>
                    <w:pStyle w:val="ListParagraph"/>
                    <w:numPr>
                      <w:ilvl w:val="0"/>
                      <w:numId w:val="18"/>
                    </w:numPr>
                    <w:spacing w:line="276" w:lineRule="auto"/>
                    <w:rPr>
                      <w:rFonts w:asciiTheme="minorHAnsi" w:hAnsiTheme="minorHAnsi" w:cs="Tahoma"/>
                      <w:sz w:val="22"/>
                      <w:szCs w:val="22"/>
                    </w:rPr>
                  </w:pPr>
                </w:p>
              </w:tc>
              <w:tc>
                <w:tcPr>
                  <w:tcW w:w="4521" w:type="pct"/>
                </w:tcPr>
                <w:p w14:paraId="67BED09C" w14:textId="67AE2EA1" w:rsidR="003E412A" w:rsidRPr="003E412A" w:rsidRDefault="003E412A" w:rsidP="003E412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E412A">
                    <w:rPr>
                      <w:rFonts w:asciiTheme="minorHAnsi" w:hAnsiTheme="minorHAnsi" w:cs="Tahoma"/>
                      <w:sz w:val="22"/>
                      <w:szCs w:val="22"/>
                    </w:rPr>
                    <w:t>This is a new-to-bank (NTB) customer</w:t>
                  </w:r>
                </w:p>
              </w:tc>
            </w:tr>
            <w:tr w:rsidR="000E286C" w14:paraId="7DC1F29D" w14:textId="77777777" w:rsidTr="009351BF">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51E3E485" w14:textId="77777777" w:rsidR="000E286C" w:rsidRPr="001D3701" w:rsidRDefault="000E286C" w:rsidP="00271FB8">
                  <w:pPr>
                    <w:pStyle w:val="ListParagraph"/>
                    <w:numPr>
                      <w:ilvl w:val="0"/>
                      <w:numId w:val="18"/>
                    </w:numPr>
                    <w:spacing w:line="276" w:lineRule="auto"/>
                    <w:rPr>
                      <w:rFonts w:asciiTheme="minorHAnsi" w:hAnsiTheme="minorHAnsi" w:cs="Tahoma"/>
                      <w:sz w:val="22"/>
                      <w:szCs w:val="22"/>
                    </w:rPr>
                  </w:pPr>
                </w:p>
              </w:tc>
              <w:tc>
                <w:tcPr>
                  <w:tcW w:w="4521" w:type="pct"/>
                </w:tcPr>
                <w:p w14:paraId="2EC2AF0B" w14:textId="4AF785CE" w:rsidR="000E286C" w:rsidRPr="003E412A" w:rsidRDefault="000E286C" w:rsidP="003E412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doesn’t have ID card</w:t>
                  </w:r>
                </w:p>
              </w:tc>
            </w:tr>
            <w:tr w:rsidR="003E412A" w14:paraId="51B52FA1" w14:textId="77777777" w:rsidTr="009351B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2709356F" w14:textId="77777777" w:rsidR="003E412A" w:rsidRPr="001D3701" w:rsidRDefault="003E412A" w:rsidP="00271FB8">
                  <w:pPr>
                    <w:pStyle w:val="ListParagraph"/>
                    <w:numPr>
                      <w:ilvl w:val="0"/>
                      <w:numId w:val="18"/>
                    </w:numPr>
                    <w:spacing w:line="276" w:lineRule="auto"/>
                    <w:rPr>
                      <w:rFonts w:asciiTheme="minorHAnsi" w:hAnsiTheme="minorHAnsi" w:cs="Tahoma"/>
                      <w:sz w:val="22"/>
                      <w:szCs w:val="22"/>
                    </w:rPr>
                  </w:pPr>
                </w:p>
              </w:tc>
              <w:tc>
                <w:tcPr>
                  <w:tcW w:w="4521" w:type="pct"/>
                </w:tcPr>
                <w:p w14:paraId="2753B78C" w14:textId="18E0BBB0" w:rsidR="003E412A" w:rsidRPr="00CC6A5E" w:rsidRDefault="003E412A" w:rsidP="003E412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u w:val="single"/>
                    </w:rPr>
                  </w:pPr>
                  <w:r>
                    <w:rPr>
                      <w:rFonts w:asciiTheme="minorHAnsi" w:hAnsiTheme="minorHAnsi" w:cs="Tahoma"/>
                      <w:b/>
                      <w:sz w:val="22"/>
                      <w:szCs w:val="22"/>
                      <w:u w:val="single"/>
                    </w:rPr>
                    <w:t xml:space="preserve">Applicant relationship with </w:t>
                  </w:r>
                  <w:r w:rsidR="00854DA7">
                    <w:rPr>
                      <w:rFonts w:asciiTheme="minorHAnsi" w:hAnsiTheme="minorHAnsi" w:cs="Tahoma"/>
                      <w:b/>
                      <w:sz w:val="22"/>
                      <w:szCs w:val="22"/>
                      <w:u w:val="single"/>
                    </w:rPr>
                    <w:t>LLC/</w:t>
                  </w:r>
                  <w:r>
                    <w:rPr>
                      <w:rFonts w:asciiTheme="minorHAnsi" w:hAnsiTheme="minorHAnsi" w:cs="Tahoma"/>
                      <w:b/>
                      <w:sz w:val="22"/>
                      <w:szCs w:val="22"/>
                      <w:u w:val="single"/>
                    </w:rPr>
                    <w:t>I-E and Number of Founders</w:t>
                  </w:r>
                </w:p>
              </w:tc>
            </w:tr>
            <w:tr w:rsidR="003E412A" w14:paraId="25EE8B50" w14:textId="77777777" w:rsidTr="009351BF">
              <w:trPr>
                <w:trHeight w:val="70"/>
              </w:trPr>
              <w:tc>
                <w:tcPr>
                  <w:cnfStyle w:val="001000000000" w:firstRow="0" w:lastRow="0" w:firstColumn="1" w:lastColumn="0" w:oddVBand="0" w:evenVBand="0" w:oddHBand="0" w:evenHBand="0" w:firstRowFirstColumn="0" w:firstRowLastColumn="0" w:lastRowFirstColumn="0" w:lastRowLastColumn="0"/>
                  <w:tcW w:w="479" w:type="pct"/>
                </w:tcPr>
                <w:p w14:paraId="2EF10F0D" w14:textId="77777777" w:rsidR="003E412A" w:rsidRPr="001D3701" w:rsidRDefault="003E412A" w:rsidP="00271FB8">
                  <w:pPr>
                    <w:pStyle w:val="ListParagraph"/>
                    <w:numPr>
                      <w:ilvl w:val="1"/>
                      <w:numId w:val="18"/>
                    </w:numPr>
                    <w:spacing w:line="276" w:lineRule="auto"/>
                    <w:rPr>
                      <w:rFonts w:asciiTheme="minorHAnsi" w:hAnsiTheme="minorHAnsi" w:cs="Tahoma"/>
                      <w:sz w:val="22"/>
                      <w:szCs w:val="22"/>
                    </w:rPr>
                  </w:pPr>
                </w:p>
              </w:tc>
              <w:tc>
                <w:tcPr>
                  <w:tcW w:w="4521" w:type="pct"/>
                </w:tcPr>
                <w:p w14:paraId="70DB3E36" w14:textId="77777777" w:rsidR="003E412A" w:rsidRPr="00CC6A5E" w:rsidRDefault="003E412A" w:rsidP="003E412A">
                  <w:p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u w:val="single"/>
                    </w:rPr>
                  </w:pPr>
                  <w:r>
                    <w:rPr>
                      <w:rFonts w:asciiTheme="minorHAnsi" w:hAnsiTheme="minorHAnsi" w:cs="Tahoma"/>
                      <w:sz w:val="22"/>
                      <w:szCs w:val="22"/>
                    </w:rPr>
                    <w:t>SME has more than one founder</w:t>
                  </w:r>
                </w:p>
              </w:tc>
            </w:tr>
            <w:tr w:rsidR="003E412A" w14:paraId="3C96FE9E" w14:textId="77777777" w:rsidTr="009351B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79" w:type="pct"/>
                </w:tcPr>
                <w:p w14:paraId="4B6352E7" w14:textId="77777777" w:rsidR="003E412A" w:rsidRPr="001D3701" w:rsidRDefault="003E412A" w:rsidP="00271FB8">
                  <w:pPr>
                    <w:pStyle w:val="ListParagraph"/>
                    <w:numPr>
                      <w:ilvl w:val="1"/>
                      <w:numId w:val="18"/>
                    </w:numPr>
                    <w:spacing w:line="276" w:lineRule="auto"/>
                    <w:rPr>
                      <w:rFonts w:asciiTheme="minorHAnsi" w:hAnsiTheme="minorHAnsi" w:cs="Tahoma"/>
                      <w:sz w:val="22"/>
                      <w:szCs w:val="22"/>
                    </w:rPr>
                  </w:pPr>
                </w:p>
              </w:tc>
              <w:tc>
                <w:tcPr>
                  <w:tcW w:w="4521" w:type="pct"/>
                </w:tcPr>
                <w:p w14:paraId="3C7055C3" w14:textId="77777777" w:rsidR="003E412A" w:rsidRDefault="003E412A" w:rsidP="003E412A">
                  <w:pPr>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Founder is not the same as the Director</w:t>
                  </w:r>
                </w:p>
              </w:tc>
            </w:tr>
          </w:tbl>
          <w:p w14:paraId="78391EE1" w14:textId="398A8A39" w:rsidR="003E412A" w:rsidRPr="00F60021" w:rsidRDefault="003E412A"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9351BF" w:rsidRPr="004C5B21" w14:paraId="5F7AE0F5"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38D04BBB" w14:textId="77777777" w:rsidR="009351BF" w:rsidRPr="004C5B21" w:rsidRDefault="009351BF"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6A6A77F1" w14:textId="2E2FA1C6" w:rsidR="009351BF" w:rsidRDefault="009351BF"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351BF">
              <w:rPr>
                <w:rFonts w:asciiTheme="minorHAnsi" w:hAnsiTheme="minorHAnsi" w:cs="Tahoma"/>
                <w:sz w:val="22"/>
                <w:szCs w:val="22"/>
              </w:rPr>
              <w:t xml:space="preserve">If </w:t>
            </w:r>
            <w:r w:rsidR="003E7991">
              <w:rPr>
                <w:rFonts w:asciiTheme="minorHAnsi" w:hAnsiTheme="minorHAnsi" w:cs="Tahoma"/>
                <w:sz w:val="22"/>
                <w:szCs w:val="22"/>
              </w:rPr>
              <w:t xml:space="preserve">none </w:t>
            </w:r>
            <w:r w:rsidRPr="009351BF">
              <w:rPr>
                <w:rFonts w:asciiTheme="minorHAnsi" w:hAnsiTheme="minorHAnsi" w:cs="Tahoma"/>
                <w:sz w:val="22"/>
                <w:szCs w:val="22"/>
              </w:rPr>
              <w:t xml:space="preserve">of the </w:t>
            </w:r>
            <w:r>
              <w:rPr>
                <w:rFonts w:asciiTheme="minorHAnsi" w:hAnsiTheme="minorHAnsi" w:cs="Tahoma"/>
                <w:sz w:val="22"/>
                <w:szCs w:val="22"/>
              </w:rPr>
              <w:t xml:space="preserve">above criteria </w:t>
            </w:r>
            <w:r w:rsidR="003E7991">
              <w:rPr>
                <w:rFonts w:asciiTheme="minorHAnsi" w:hAnsiTheme="minorHAnsi" w:cs="Tahoma"/>
                <w:sz w:val="22"/>
                <w:szCs w:val="22"/>
              </w:rPr>
              <w:t xml:space="preserve">is </w:t>
            </w:r>
            <w:r>
              <w:rPr>
                <w:rFonts w:asciiTheme="minorHAnsi" w:hAnsiTheme="minorHAnsi" w:cs="Tahoma"/>
                <w:sz w:val="22"/>
                <w:szCs w:val="22"/>
              </w:rPr>
              <w:t>met, then</w:t>
            </w:r>
            <w:r w:rsidR="00A86017">
              <w:rPr>
                <w:rFonts w:asciiTheme="minorHAnsi" w:hAnsiTheme="minorHAnsi" w:cs="Tahoma"/>
                <w:sz w:val="22"/>
                <w:szCs w:val="22"/>
              </w:rPr>
              <w:t xml:space="preserve"> system requests Customer</w:t>
            </w:r>
            <w:r w:rsidR="004E47E9">
              <w:rPr>
                <w:rFonts w:asciiTheme="minorHAnsi" w:hAnsiTheme="minorHAnsi" w:cs="Tahoma"/>
                <w:sz w:val="22"/>
                <w:szCs w:val="22"/>
              </w:rPr>
              <w:t xml:space="preserve"> to</w:t>
            </w:r>
            <w:r w:rsidR="00A86017">
              <w:rPr>
                <w:rFonts w:asciiTheme="minorHAnsi" w:hAnsiTheme="minorHAnsi" w:cs="Tahoma"/>
                <w:sz w:val="22"/>
                <w:szCs w:val="22"/>
              </w:rPr>
              <w:t xml:space="preserve"> verify their identity online by using their ID card.</w:t>
            </w:r>
          </w:p>
          <w:p w14:paraId="7EA7B3F7" w14:textId="132A0945" w:rsidR="00A86017" w:rsidRDefault="00A86017"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System should allow customer to use ID card for verification. </w:t>
            </w:r>
          </w:p>
          <w:p w14:paraId="3669CEB1" w14:textId="6066CD74" w:rsidR="00A86017" w:rsidRPr="004C1146" w:rsidRDefault="00A86017"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r w:rsidRPr="004C1146">
              <w:rPr>
                <w:rFonts w:asciiTheme="minorHAnsi" w:hAnsiTheme="minorHAnsi" w:cs="Tahoma"/>
                <w:i/>
                <w:sz w:val="22"/>
                <w:szCs w:val="22"/>
              </w:rPr>
              <w:t>Confirmation is required whether this verification requires integration with E</w:t>
            </w:r>
            <w:r w:rsidR="009C6428" w:rsidRPr="004C1146">
              <w:rPr>
                <w:rFonts w:asciiTheme="minorHAnsi" w:hAnsiTheme="minorHAnsi" w:cs="Tahoma"/>
                <w:i/>
                <w:sz w:val="22"/>
                <w:szCs w:val="22"/>
              </w:rPr>
              <w:t>KENG</w:t>
            </w:r>
            <w:r w:rsidRPr="004C1146">
              <w:rPr>
                <w:rFonts w:asciiTheme="minorHAnsi" w:hAnsiTheme="minorHAnsi" w:cs="Tahoma"/>
                <w:i/>
                <w:sz w:val="22"/>
                <w:szCs w:val="22"/>
              </w:rPr>
              <w:t xml:space="preserve"> online service or whether verification can be done from ID card reader.</w:t>
            </w:r>
          </w:p>
          <w:p w14:paraId="29F60DC4" w14:textId="745E0311" w:rsidR="00A86017" w:rsidRPr="00A86017" w:rsidRDefault="00A86017"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4C1146">
              <w:rPr>
                <w:rFonts w:asciiTheme="minorHAnsi" w:hAnsiTheme="minorHAnsi" w:cs="Tahoma"/>
                <w:i/>
                <w:sz w:val="22"/>
                <w:szCs w:val="22"/>
              </w:rPr>
              <w:t>Use case for the new mobile ID should also be considered for the future</w:t>
            </w:r>
            <w:r w:rsidR="00FB311D" w:rsidRPr="004C1146">
              <w:rPr>
                <w:rFonts w:asciiTheme="minorHAnsi" w:hAnsiTheme="minorHAnsi" w:cs="Tahoma"/>
                <w:i/>
                <w:sz w:val="22"/>
                <w:szCs w:val="22"/>
              </w:rPr>
              <w:t>.</w:t>
            </w:r>
            <w:r w:rsidRPr="004C1146">
              <w:rPr>
                <w:rFonts w:asciiTheme="minorHAnsi" w:hAnsiTheme="minorHAnsi" w:cs="Tahoma"/>
                <w:i/>
                <w:sz w:val="22"/>
                <w:szCs w:val="22"/>
              </w:rPr>
              <w:t xml:space="preserve"> </w:t>
            </w:r>
          </w:p>
        </w:tc>
      </w:tr>
      <w:tr w:rsidR="00A86017" w:rsidRPr="006C2D5F" w14:paraId="1AD7443B"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573921DE" w14:textId="77777777" w:rsidR="00A86017" w:rsidRPr="004C5B21" w:rsidRDefault="00A8601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082BC0AB" w14:textId="77777777" w:rsidR="00506CEB" w:rsidRPr="00C6365E" w:rsidRDefault="00A86017"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Customer </w:t>
            </w:r>
            <w:r w:rsidRPr="00C6365E">
              <w:rPr>
                <w:rFonts w:asciiTheme="minorHAnsi" w:hAnsiTheme="minorHAnsi" w:cs="Tahoma"/>
                <w:sz w:val="22"/>
                <w:szCs w:val="22"/>
              </w:rPr>
              <w:t>verifies their identity by ID card</w:t>
            </w:r>
          </w:p>
          <w:p w14:paraId="32EDAC6B" w14:textId="4C7C5B2E" w:rsidR="00506CEB" w:rsidRPr="00C6365E" w:rsidRDefault="00506CEB" w:rsidP="00086EA2">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r w:rsidRPr="00C6365E">
              <w:rPr>
                <w:rFonts w:asciiTheme="minorHAnsi" w:hAnsiTheme="minorHAnsi" w:cs="Tahoma"/>
                <w:sz w:val="22"/>
                <w:szCs w:val="22"/>
              </w:rPr>
              <w:t xml:space="preserve">Message: </w:t>
            </w:r>
            <w:r w:rsidRPr="00C6365E">
              <w:rPr>
                <w:rFonts w:ascii="Sylfaen" w:hAnsi="Sylfaen" w:cs="Tahoma"/>
                <w:sz w:val="22"/>
                <w:szCs w:val="22"/>
                <w:lang w:val="hy-AM"/>
              </w:rPr>
              <w:t xml:space="preserve">Խնդրում ենք </w:t>
            </w:r>
            <w:r w:rsidR="00C6365E" w:rsidRPr="00C6365E">
              <w:rPr>
                <w:rFonts w:ascii="Sylfaen" w:hAnsi="Sylfaen" w:cs="Tahoma"/>
                <w:sz w:val="22"/>
                <w:szCs w:val="22"/>
                <w:lang w:val="hy-AM"/>
              </w:rPr>
              <w:t xml:space="preserve">տեղադրել </w:t>
            </w:r>
            <w:r w:rsidR="00C6365E">
              <w:rPr>
                <w:rFonts w:ascii="Sylfaen" w:hAnsi="Sylfaen" w:cs="Tahoma"/>
                <w:sz w:val="22"/>
                <w:szCs w:val="22"/>
                <w:lang w:val="hy-AM"/>
              </w:rPr>
              <w:t xml:space="preserve">Ձեր </w:t>
            </w:r>
            <w:r w:rsidRPr="00C6365E">
              <w:rPr>
                <w:rFonts w:ascii="Sylfaen" w:hAnsi="Sylfaen" w:cs="Tahoma"/>
                <w:sz w:val="22"/>
                <w:szCs w:val="22"/>
              </w:rPr>
              <w:t xml:space="preserve">ID </w:t>
            </w:r>
            <w:r w:rsidRPr="00C6365E">
              <w:rPr>
                <w:rFonts w:ascii="Sylfaen" w:hAnsi="Sylfaen" w:cs="Tahoma"/>
                <w:sz w:val="22"/>
                <w:szCs w:val="22"/>
                <w:lang w:val="hy-AM"/>
              </w:rPr>
              <w:t>քարտը</w:t>
            </w:r>
            <w:r w:rsidR="00242F13" w:rsidRPr="00C6365E">
              <w:rPr>
                <w:rFonts w:ascii="Sylfaen" w:hAnsi="Sylfaen" w:cs="Tahoma"/>
                <w:sz w:val="22"/>
                <w:szCs w:val="22"/>
                <w:lang w:val="hy-AM"/>
              </w:rPr>
              <w:t xml:space="preserve">, որն </w:t>
            </w:r>
            <w:r w:rsidR="00086EA2" w:rsidRPr="00C6365E">
              <w:rPr>
                <w:rFonts w:ascii="Sylfaen" w:hAnsi="Sylfaen" w:cs="Tahoma"/>
                <w:sz w:val="22"/>
                <w:szCs w:val="22"/>
                <w:lang w:val="hy-AM"/>
              </w:rPr>
              <w:t>անհրաժեշտ է նույնականացնելու և վարկային պայմանագիրը կնքելու համար</w:t>
            </w:r>
            <w:r w:rsidR="00242F13" w:rsidRPr="00C6365E">
              <w:rPr>
                <w:rFonts w:ascii="Sylfaen" w:hAnsi="Sylfaen" w:cs="Tahoma"/>
                <w:sz w:val="22"/>
                <w:szCs w:val="22"/>
                <w:lang w:val="hy-AM"/>
              </w:rPr>
              <w:t>:</w:t>
            </w:r>
          </w:p>
          <w:p w14:paraId="45D516C4" w14:textId="1925918E" w:rsidR="00AD46E6" w:rsidRPr="00AD46E6" w:rsidRDefault="00AD46E6" w:rsidP="006C2D5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r w:rsidRPr="00C6365E">
              <w:rPr>
                <w:rFonts w:ascii="Sylfaen" w:hAnsi="Sylfaen" w:cs="Tahoma"/>
                <w:sz w:val="22"/>
                <w:szCs w:val="22"/>
                <w:lang w:val="hy-AM"/>
              </w:rPr>
              <w:t>Error message: Տվյալների</w:t>
            </w:r>
            <w:r w:rsidRPr="00AD46E6">
              <w:rPr>
                <w:rFonts w:ascii="Sylfaen" w:hAnsi="Sylfaen" w:cs="Tahoma"/>
                <w:sz w:val="22"/>
                <w:szCs w:val="22"/>
                <w:lang w:val="hy-AM"/>
              </w:rPr>
              <w:t xml:space="preserve"> անհամապատասխանություն. </w:t>
            </w:r>
            <w:r w:rsidR="00BC16E7" w:rsidRPr="000819B2">
              <w:rPr>
                <w:rFonts w:ascii="Sylfaen" w:hAnsi="Sylfaen" w:cs="Tahoma"/>
                <w:sz w:val="22"/>
                <w:szCs w:val="22"/>
                <w:lang w:val="hy-AM"/>
              </w:rPr>
              <w:t xml:space="preserve">վարկը ստանալու համար </w:t>
            </w:r>
            <w:r w:rsidRPr="00AD46E6">
              <w:rPr>
                <w:rFonts w:ascii="Sylfaen" w:hAnsi="Sylfaen" w:cs="Tahoma"/>
                <w:sz w:val="22"/>
                <w:szCs w:val="22"/>
                <w:lang w:val="hy-AM"/>
              </w:rPr>
              <w:t>խնդրում ենք ճշգրտել</w:t>
            </w:r>
            <w:r w:rsidR="00BC16E7" w:rsidRPr="000819B2">
              <w:rPr>
                <w:rFonts w:ascii="Sylfaen" w:hAnsi="Sylfaen" w:cs="Tahoma"/>
                <w:sz w:val="22"/>
                <w:szCs w:val="22"/>
                <w:lang w:val="hy-AM"/>
              </w:rPr>
              <w:t xml:space="preserve"> տվյալները</w:t>
            </w:r>
            <w:r w:rsidRPr="00AD46E6">
              <w:rPr>
                <w:rFonts w:ascii="Sylfaen" w:hAnsi="Sylfaen" w:cs="Tahoma"/>
                <w:sz w:val="22"/>
                <w:szCs w:val="22"/>
                <w:lang w:val="hy-AM"/>
              </w:rPr>
              <w:t xml:space="preserve"> </w:t>
            </w:r>
            <w:r w:rsidR="00BC16E7" w:rsidRPr="000819B2">
              <w:rPr>
                <w:rFonts w:ascii="Sylfaen" w:hAnsi="Sylfaen" w:cs="Tahoma"/>
                <w:sz w:val="22"/>
                <w:szCs w:val="22"/>
                <w:lang w:val="hy-AM"/>
              </w:rPr>
              <w:t>կամ</w:t>
            </w:r>
            <w:r w:rsidRPr="00AD46E6">
              <w:rPr>
                <w:rFonts w:ascii="Sylfaen" w:hAnsi="Sylfaen" w:cs="Tahoma"/>
                <w:sz w:val="22"/>
                <w:szCs w:val="22"/>
                <w:lang w:val="hy-AM"/>
              </w:rPr>
              <w:t xml:space="preserve"> անձը հաստատող փաստաթղթով մոտենալ «Ամերիաբանկ» ՓԲԸ-ի ցանկացած մասնաճյուղ</w:t>
            </w:r>
            <w:r w:rsidR="00BC16E7" w:rsidRPr="000819B2">
              <w:rPr>
                <w:rFonts w:ascii="Sylfaen" w:hAnsi="Sylfaen" w:cs="Tahoma"/>
                <w:sz w:val="22"/>
                <w:szCs w:val="22"/>
                <w:lang w:val="hy-AM"/>
              </w:rPr>
              <w:t>/</w:t>
            </w:r>
            <w:r w:rsidRPr="00AD46E6">
              <w:rPr>
                <w:rFonts w:ascii="Sylfaen" w:hAnsi="Sylfaen" w:cs="Tahoma"/>
                <w:sz w:val="22"/>
                <w:szCs w:val="22"/>
                <w:lang w:val="hy-AM"/>
              </w:rPr>
              <w:t xml:space="preserve"> կապ հաստատել «Ամերիաբանկ» ՓԲԸ-ի  հետ (+37410) 56 11 11 հեռախոսահամարով։ «Ամերիաբանկ» ՓԲԸ-ի սպասարկման ցանցը և աշխատանքի ժամանակացույցը ներկայացված </w:t>
            </w:r>
            <w:r w:rsidR="00BC16E7" w:rsidRPr="000819B2">
              <w:rPr>
                <w:rFonts w:ascii="Sylfaen" w:hAnsi="Sylfaen" w:cs="Tahoma"/>
                <w:sz w:val="22"/>
                <w:szCs w:val="22"/>
                <w:lang w:val="hy-AM"/>
              </w:rPr>
              <w:t>են</w:t>
            </w:r>
            <w:r w:rsidR="00BC16E7" w:rsidRPr="00AD46E6">
              <w:rPr>
                <w:rFonts w:ascii="Sylfaen" w:hAnsi="Sylfaen" w:cs="Tahoma"/>
                <w:sz w:val="22"/>
                <w:szCs w:val="22"/>
                <w:lang w:val="hy-AM"/>
              </w:rPr>
              <w:t xml:space="preserve"> </w:t>
            </w:r>
            <w:commentRangeStart w:id="64"/>
            <w:r w:rsidR="00BC16E7" w:rsidRPr="000819B2">
              <w:rPr>
                <w:rFonts w:ascii="Sylfaen" w:hAnsi="Sylfaen" w:cs="Tahoma"/>
                <w:sz w:val="22"/>
                <w:szCs w:val="22"/>
                <w:lang w:val="hy-AM"/>
              </w:rPr>
              <w:t>ա</w:t>
            </w:r>
            <w:r w:rsidR="006C2D5F">
              <w:rPr>
                <w:rFonts w:ascii="Sylfaen" w:hAnsi="Sylfaen" w:cs="Tahoma"/>
                <w:sz w:val="22"/>
                <w:szCs w:val="22"/>
                <w:lang w:val="hy-AM"/>
              </w:rPr>
              <w:t>յ</w:t>
            </w:r>
            <w:r w:rsidR="00BC16E7" w:rsidRPr="000819B2">
              <w:rPr>
                <w:rFonts w:ascii="Sylfaen" w:hAnsi="Sylfaen" w:cs="Tahoma"/>
                <w:sz w:val="22"/>
                <w:szCs w:val="22"/>
                <w:lang w:val="hy-AM"/>
              </w:rPr>
              <w:t>ստեղ</w:t>
            </w:r>
            <w:commentRangeEnd w:id="64"/>
            <w:r w:rsidR="00BC16E7">
              <w:rPr>
                <w:rStyle w:val="CommentReference"/>
              </w:rPr>
              <w:commentReference w:id="64"/>
            </w:r>
            <w:r w:rsidR="00BC16E7" w:rsidRPr="000819B2">
              <w:rPr>
                <w:rFonts w:ascii="Sylfaen" w:hAnsi="Sylfaen" w:cs="Tahoma"/>
                <w:sz w:val="22"/>
                <w:szCs w:val="22"/>
                <w:lang w:val="hy-AM"/>
              </w:rPr>
              <w:t xml:space="preserve"> </w:t>
            </w:r>
            <w:r w:rsidRPr="00AD46E6">
              <w:rPr>
                <w:rFonts w:ascii="Sylfaen" w:hAnsi="Sylfaen" w:cs="Tahoma"/>
                <w:sz w:val="22"/>
                <w:szCs w:val="22"/>
                <w:lang w:val="hy-AM"/>
              </w:rPr>
              <w:t>http://ameriabank.am/Infrastructure.aspx?&amp;lang=33</w:t>
            </w:r>
          </w:p>
        </w:tc>
      </w:tr>
      <w:tr w:rsidR="00A86017" w:rsidRPr="004C5B21" w14:paraId="12D4ED31"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465DB5A7" w14:textId="77777777" w:rsidR="00A86017" w:rsidRPr="00086EA2" w:rsidRDefault="00A86017" w:rsidP="00271FB8">
            <w:pPr>
              <w:pStyle w:val="ListParagraph"/>
              <w:numPr>
                <w:ilvl w:val="2"/>
                <w:numId w:val="1"/>
              </w:numPr>
              <w:spacing w:before="120" w:after="120" w:line="276" w:lineRule="auto"/>
              <w:rPr>
                <w:rFonts w:asciiTheme="minorHAnsi" w:hAnsiTheme="minorHAnsi" w:cs="Tahoma"/>
                <w:b w:val="0"/>
                <w:sz w:val="22"/>
                <w:szCs w:val="22"/>
                <w:lang w:val="hy-AM"/>
              </w:rPr>
            </w:pPr>
          </w:p>
        </w:tc>
        <w:tc>
          <w:tcPr>
            <w:tcW w:w="4373" w:type="pct"/>
          </w:tcPr>
          <w:p w14:paraId="779C2D55" w14:textId="77777777" w:rsidR="00957048" w:rsidRDefault="00957048"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signs the:</w:t>
            </w:r>
          </w:p>
          <w:p w14:paraId="58010B50" w14:textId="1AF4C7D7" w:rsidR="00A86017" w:rsidRDefault="00957048"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 agreement by </w:t>
            </w:r>
            <w:r w:rsidRPr="00957048">
              <w:rPr>
                <w:rFonts w:asciiTheme="minorHAnsi" w:hAnsiTheme="minorHAnsi" w:cs="Tahoma"/>
                <w:sz w:val="22"/>
                <w:szCs w:val="22"/>
              </w:rPr>
              <w:t>checking the relevant field.</w:t>
            </w:r>
          </w:p>
          <w:p w14:paraId="3BA34186" w14:textId="6C929307" w:rsidR="00957048" w:rsidRDefault="00957048"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85596">
              <w:rPr>
                <w:rFonts w:asciiTheme="minorHAnsi" w:hAnsiTheme="minorHAnsi" w:cs="Tahoma"/>
                <w:sz w:val="22"/>
                <w:szCs w:val="22"/>
              </w:rPr>
              <w:t>Guarantee agreement by checking the relevant field.</w:t>
            </w:r>
          </w:p>
          <w:p w14:paraId="0F47746B" w14:textId="67656B77" w:rsidR="007803E4" w:rsidRPr="00957048" w:rsidRDefault="007803E4" w:rsidP="00271FB8">
            <w:pPr>
              <w:pStyle w:val="ListParagraph"/>
              <w:numPr>
                <w:ilvl w:val="1"/>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In order to sign guarantee agreement, customer should type a specific text in a text box before signing </w:t>
            </w:r>
            <w:r>
              <w:rPr>
                <w:rFonts w:asciiTheme="minorHAnsi" w:hAnsiTheme="minorHAnsi" w:cs="Tahoma"/>
                <w:sz w:val="22"/>
                <w:szCs w:val="22"/>
              </w:rPr>
              <w:lastRenderedPageBreak/>
              <w:t>(this is a legal requirement).</w:t>
            </w:r>
            <w:r w:rsidR="0036618E">
              <w:rPr>
                <w:rFonts w:asciiTheme="minorHAnsi" w:hAnsiTheme="minorHAnsi" w:cs="Tahoma"/>
                <w:sz w:val="22"/>
                <w:szCs w:val="22"/>
              </w:rPr>
              <w:t xml:space="preserve"> Customer must not be able to copy and paste text into this box.</w:t>
            </w:r>
          </w:p>
          <w:p w14:paraId="140EB225" w14:textId="78F45AE7" w:rsidR="00957048" w:rsidRPr="00957048" w:rsidRDefault="00957048" w:rsidP="00957048">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57048">
              <w:rPr>
                <w:rFonts w:asciiTheme="minorHAnsi" w:hAnsiTheme="minorHAnsi" w:cs="Tahoma"/>
                <w:sz w:val="22"/>
                <w:szCs w:val="22"/>
              </w:rPr>
              <w:t>Customer should be able to open, view and download the loan agreement.</w:t>
            </w:r>
          </w:p>
        </w:tc>
      </w:tr>
      <w:tr w:rsidR="00A86017" w:rsidRPr="004C5B21" w14:paraId="0D6A0B8B"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6605BA04" w14:textId="77777777" w:rsidR="00A86017" w:rsidRPr="004C5B21" w:rsidRDefault="00A8601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4EB96A62" w14:textId="26F2F5BA" w:rsidR="00A86017" w:rsidRPr="00991CA2" w:rsidRDefault="00957048"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Pr>
                <w:rFonts w:asciiTheme="minorHAnsi" w:hAnsiTheme="minorHAnsi" w:cs="Tahoma"/>
                <w:sz w:val="22"/>
                <w:szCs w:val="22"/>
              </w:rPr>
              <w:t xml:space="preserve">Customer chooses the account number to which the loan amount will be </w:t>
            </w:r>
            <w:r w:rsidR="005C3D2E">
              <w:rPr>
                <w:rFonts w:asciiTheme="minorHAnsi" w:hAnsiTheme="minorHAnsi" w:cs="Tahoma"/>
                <w:sz w:val="22"/>
                <w:szCs w:val="22"/>
              </w:rPr>
              <w:t>paid,</w:t>
            </w:r>
            <w:r w:rsidR="004E47E9">
              <w:rPr>
                <w:rFonts w:asciiTheme="minorHAnsi" w:hAnsiTheme="minorHAnsi" w:cs="Tahoma"/>
                <w:sz w:val="22"/>
                <w:szCs w:val="22"/>
              </w:rPr>
              <w:t xml:space="preserve"> and presses Confirm and Continue</w:t>
            </w:r>
            <w:r w:rsidR="00991CA2">
              <w:rPr>
                <w:rFonts w:ascii="Sylfaen" w:hAnsi="Sylfaen" w:cs="Tahoma"/>
                <w:sz w:val="22"/>
                <w:szCs w:val="22"/>
                <w:lang w:val="hy-AM"/>
              </w:rPr>
              <w:t xml:space="preserve">. </w:t>
            </w:r>
            <w:r w:rsidR="00991CA2">
              <w:rPr>
                <w:rFonts w:ascii="Sylfaen" w:hAnsi="Sylfaen" w:cs="Tahoma"/>
                <w:sz w:val="22"/>
                <w:szCs w:val="22"/>
              </w:rPr>
              <w:t>The system should offer current accounts if approved type is loan, if it is overdraft the system could offer or current either card account. In case of loan the system should not allow to choose card account</w:t>
            </w:r>
          </w:p>
          <w:p w14:paraId="04BE23A4" w14:textId="7ED8227E" w:rsidR="00086EA2" w:rsidRPr="00842358" w:rsidRDefault="00086EA2" w:rsidP="00840D77">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lang w:val="hy-AM"/>
              </w:rPr>
            </w:pPr>
          </w:p>
        </w:tc>
      </w:tr>
      <w:tr w:rsidR="00A86017" w:rsidRPr="002346BE" w14:paraId="5BA5551D"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1C68FBDC" w14:textId="77777777" w:rsidR="00A86017" w:rsidRPr="004C5B21" w:rsidRDefault="00A86017"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4D05D4B1" w14:textId="77777777" w:rsidR="00A86017" w:rsidRDefault="004E47E9"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automatically processes loan drawdown transaction</w:t>
            </w:r>
          </w:p>
          <w:p w14:paraId="42CB2BF2" w14:textId="27C12560" w:rsidR="00A86FC1" w:rsidRDefault="00A86FC1" w:rsidP="00A86F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lang w:val="hy-AM"/>
              </w:rPr>
            </w:pPr>
            <w:r>
              <w:rPr>
                <w:rFonts w:asciiTheme="minorHAnsi" w:hAnsiTheme="minorHAnsi" w:cs="Tahoma"/>
                <w:sz w:val="22"/>
                <w:szCs w:val="22"/>
              </w:rPr>
              <w:t xml:space="preserve">Message: </w:t>
            </w:r>
            <w:r>
              <w:rPr>
                <w:rFonts w:ascii="Sylfaen" w:hAnsi="Sylfaen" w:cs="Tahoma"/>
                <w:sz w:val="22"/>
                <w:szCs w:val="22"/>
                <w:lang w:val="hy-AM"/>
              </w:rPr>
              <w:t>Ձեր վարկը մուտքագրվել է Ձեր բանկային/քարտային հաշվեհամարին:</w:t>
            </w:r>
            <w:r>
              <w:t xml:space="preserve"> </w:t>
            </w:r>
            <w:r w:rsidRPr="00A86FC1">
              <w:rPr>
                <w:rFonts w:ascii="Sylfaen" w:hAnsi="Sylfaen" w:cs="Tahoma"/>
                <w:sz w:val="22"/>
                <w:szCs w:val="22"/>
                <w:lang w:val="hy-AM"/>
              </w:rPr>
              <w:t xml:space="preserve">Շնորհակալություն </w:t>
            </w:r>
            <w:r w:rsidR="00B87002">
              <w:rPr>
                <w:rFonts w:ascii="Sylfaen" w:hAnsi="Sylfaen" w:cs="Tahoma"/>
                <w:sz w:val="22"/>
                <w:szCs w:val="22"/>
              </w:rPr>
              <w:t>մեր</w:t>
            </w:r>
            <w:r w:rsidRPr="00A86FC1">
              <w:rPr>
                <w:rFonts w:ascii="Sylfaen" w:hAnsi="Sylfaen" w:cs="Tahoma"/>
                <w:sz w:val="22"/>
                <w:szCs w:val="22"/>
                <w:lang w:val="hy-AM"/>
              </w:rPr>
              <w:t xml:space="preserve"> ծառայություններից օգտվելու համար։</w:t>
            </w:r>
          </w:p>
          <w:p w14:paraId="0292FA9F" w14:textId="3E7A14D2" w:rsidR="00A86FC1" w:rsidRPr="002346BE" w:rsidRDefault="00A86FC1" w:rsidP="00B8700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lang w:val="hy-AM"/>
              </w:rPr>
            </w:pPr>
            <w:r w:rsidRPr="00A86FC1">
              <w:rPr>
                <w:rFonts w:ascii="Sylfaen" w:hAnsi="Sylfaen" w:cs="Tahoma"/>
                <w:sz w:val="22"/>
                <w:szCs w:val="22"/>
                <w:lang w:val="hy-AM"/>
              </w:rPr>
              <w:t>Message to e</w:t>
            </w:r>
            <w:r>
              <w:rPr>
                <w:rFonts w:ascii="Sylfaen" w:hAnsi="Sylfaen" w:cs="Tahoma"/>
                <w:sz w:val="22"/>
                <w:szCs w:val="22"/>
              </w:rPr>
              <w:t>-mail or phone number</w:t>
            </w:r>
            <w:r w:rsidRPr="00A86FC1">
              <w:rPr>
                <w:rFonts w:ascii="Sylfaen" w:hAnsi="Sylfaen" w:cs="Tahoma"/>
                <w:sz w:val="22"/>
                <w:szCs w:val="22"/>
                <w:lang w:val="hy-AM"/>
              </w:rPr>
              <w:t>։ Հարգելի</w:t>
            </w:r>
            <w:r w:rsidR="00BC16E7" w:rsidRPr="000819B2">
              <w:rPr>
                <w:rFonts w:ascii="Sylfaen" w:hAnsi="Sylfaen" w:cs="Tahoma"/>
                <w:sz w:val="22"/>
                <w:szCs w:val="22"/>
                <w:lang w:val="hy-AM"/>
              </w:rPr>
              <w:t>՛</w:t>
            </w:r>
            <w:r w:rsidRPr="00A86FC1">
              <w:rPr>
                <w:rFonts w:ascii="Sylfaen" w:hAnsi="Sylfaen" w:cs="Tahoma"/>
                <w:sz w:val="22"/>
                <w:szCs w:val="22"/>
                <w:lang w:val="hy-AM"/>
              </w:rPr>
              <w:t xml:space="preserve"> ԱԱ, </w:t>
            </w:r>
            <w:r w:rsidR="00B87002" w:rsidRPr="000819B2">
              <w:rPr>
                <w:rFonts w:ascii="Sylfaen" w:hAnsi="Sylfaen" w:cs="Tahoma"/>
                <w:sz w:val="22"/>
                <w:szCs w:val="22"/>
                <w:lang w:val="hy-AM"/>
              </w:rPr>
              <w:t>տ</w:t>
            </w:r>
            <w:r w:rsidRPr="00A86FC1">
              <w:rPr>
                <w:rFonts w:ascii="Sylfaen" w:hAnsi="Sylfaen" w:cs="Tahoma"/>
                <w:sz w:val="22"/>
                <w:szCs w:val="22"/>
                <w:lang w:val="hy-AM"/>
              </w:rPr>
              <w:t xml:space="preserve">եղեկացնում ենք, որ Ձեր վարկը մուտքագրվել է Ձեր **** բանկային հաշվեհամարին։ Վարկի սպասարկման հետ կապված հարցերի դեպքում խնդրում ենք դիմել «Ամերիաբանկ» ՓԲԸ-ի ցանկացած մասնաճյուղ կամ կապ հաստատել  (+37410) 56 11 11 հեռախոսահամարով։ Բանկի սպասարկման ցանցը և աշխատանքի ժամանակացույցը ներկայացված </w:t>
            </w:r>
            <w:r w:rsidR="00B87002" w:rsidRPr="000819B2">
              <w:rPr>
                <w:rFonts w:ascii="Sylfaen" w:hAnsi="Sylfaen" w:cs="Tahoma"/>
                <w:sz w:val="22"/>
                <w:szCs w:val="22"/>
                <w:lang w:val="hy-AM"/>
              </w:rPr>
              <w:t>են</w:t>
            </w:r>
            <w:r w:rsidR="00B87002" w:rsidRPr="00A86FC1">
              <w:rPr>
                <w:rFonts w:ascii="Sylfaen" w:hAnsi="Sylfaen" w:cs="Tahoma"/>
                <w:sz w:val="22"/>
                <w:szCs w:val="22"/>
                <w:lang w:val="hy-AM"/>
              </w:rPr>
              <w:t xml:space="preserve"> </w:t>
            </w:r>
            <w:commentRangeStart w:id="65"/>
            <w:r w:rsidR="00B87002" w:rsidRPr="000819B2">
              <w:rPr>
                <w:rFonts w:ascii="Sylfaen" w:hAnsi="Sylfaen" w:cs="Tahoma"/>
                <w:sz w:val="22"/>
                <w:szCs w:val="22"/>
                <w:lang w:val="hy-AM"/>
              </w:rPr>
              <w:t>այստեղ</w:t>
            </w:r>
            <w:commentRangeEnd w:id="65"/>
            <w:r w:rsidR="00B87002">
              <w:rPr>
                <w:rStyle w:val="CommentReference"/>
              </w:rPr>
              <w:commentReference w:id="65"/>
            </w:r>
            <w:r w:rsidRPr="00A86FC1">
              <w:rPr>
                <w:rFonts w:ascii="Sylfaen" w:hAnsi="Sylfaen" w:cs="Tahoma"/>
                <w:sz w:val="22"/>
                <w:szCs w:val="22"/>
                <w:lang w:val="hy-AM"/>
              </w:rPr>
              <w:t xml:space="preserve"> http://ameriabank.am/Infrastructure.aspx?&amp;lang=33։ Շնորհակալություն մեր ծառայություններից օգտվելու համար։</w:t>
            </w:r>
          </w:p>
        </w:tc>
      </w:tr>
      <w:tr w:rsidR="00BA5650" w:rsidRPr="006C2D5F" w14:paraId="6A3718BE"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5C7391C7" w14:textId="77777777" w:rsidR="00BA5650" w:rsidRPr="002346BE" w:rsidRDefault="00BA5650" w:rsidP="00271FB8">
            <w:pPr>
              <w:pStyle w:val="ListParagraph"/>
              <w:numPr>
                <w:ilvl w:val="3"/>
                <w:numId w:val="1"/>
              </w:numPr>
              <w:spacing w:before="120" w:after="120" w:line="276" w:lineRule="auto"/>
              <w:rPr>
                <w:rFonts w:asciiTheme="minorHAnsi" w:hAnsiTheme="minorHAnsi" w:cs="Tahoma"/>
                <w:b w:val="0"/>
                <w:sz w:val="22"/>
                <w:szCs w:val="22"/>
                <w:lang w:val="hy-AM"/>
              </w:rPr>
            </w:pPr>
          </w:p>
        </w:tc>
        <w:tc>
          <w:tcPr>
            <w:tcW w:w="4373" w:type="pct"/>
          </w:tcPr>
          <w:p w14:paraId="7A2B814B" w14:textId="52B07E5B" w:rsidR="00BA5650" w:rsidRDefault="00BA5650"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If refinancing loan has been chosen, system should automatically transfer full amount of loans at other banks by loan code.</w:t>
            </w:r>
          </w:p>
          <w:p w14:paraId="36C5132E" w14:textId="77777777" w:rsidR="00BA5650" w:rsidRDefault="00BA5650" w:rsidP="00271FB8">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loan codes cannot be obtained from ACRA automatically, then customer should </w:t>
            </w:r>
            <w:r w:rsidRPr="00BA5650">
              <w:rPr>
                <w:rFonts w:asciiTheme="minorHAnsi" w:hAnsiTheme="minorHAnsi" w:cs="Tahoma"/>
                <w:sz w:val="22"/>
                <w:szCs w:val="22"/>
              </w:rPr>
              <w:t>enter loan codes for each of their unsecured loans in other banks</w:t>
            </w:r>
            <w:r>
              <w:rPr>
                <w:rFonts w:asciiTheme="minorHAnsi" w:hAnsiTheme="minorHAnsi" w:cs="Tahoma"/>
                <w:sz w:val="22"/>
                <w:szCs w:val="22"/>
              </w:rPr>
              <w:t>, and payments should be made based on the entered information</w:t>
            </w:r>
            <w:r w:rsidRPr="00BA5650">
              <w:rPr>
                <w:rFonts w:asciiTheme="minorHAnsi" w:hAnsiTheme="minorHAnsi" w:cs="Tahoma"/>
                <w:sz w:val="22"/>
                <w:szCs w:val="22"/>
              </w:rPr>
              <w:t>.</w:t>
            </w:r>
          </w:p>
          <w:p w14:paraId="58AC6F4F" w14:textId="629B3B8A" w:rsidR="006F303A" w:rsidRPr="006F303A" w:rsidRDefault="006F303A" w:rsidP="00B87002">
            <w:pPr>
              <w:pStyle w:val="ListParagraph"/>
              <w:numPr>
                <w:ilvl w:val="0"/>
                <w:numId w:val="6"/>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lang w:val="hy-AM"/>
              </w:rPr>
            </w:pPr>
            <w:r>
              <w:rPr>
                <w:rFonts w:asciiTheme="minorHAnsi" w:hAnsiTheme="minorHAnsi" w:cs="Tahoma"/>
                <w:sz w:val="22"/>
                <w:szCs w:val="22"/>
              </w:rPr>
              <w:t xml:space="preserve">Message: </w:t>
            </w:r>
            <w:r w:rsidR="00633E44">
              <w:rPr>
                <w:rFonts w:ascii="Sylfaen" w:hAnsi="Sylfaen" w:cs="Tahoma"/>
                <w:sz w:val="22"/>
                <w:szCs w:val="22"/>
                <w:lang w:val="hy-AM"/>
              </w:rPr>
              <w:t>Խ</w:t>
            </w:r>
            <w:r>
              <w:rPr>
                <w:rFonts w:ascii="Sylfaen" w:hAnsi="Sylfaen" w:cs="Tahoma"/>
                <w:sz w:val="22"/>
                <w:szCs w:val="22"/>
                <w:lang w:val="hy-AM"/>
              </w:rPr>
              <w:t>նդրում ենք մուտք</w:t>
            </w:r>
            <w:r w:rsidR="00B87002">
              <w:rPr>
                <w:rFonts w:ascii="Sylfaen" w:hAnsi="Sylfaen" w:cs="Tahoma"/>
                <w:sz w:val="22"/>
                <w:szCs w:val="22"/>
              </w:rPr>
              <w:t>ագրել</w:t>
            </w:r>
            <w:r>
              <w:rPr>
                <w:rFonts w:ascii="Sylfaen" w:hAnsi="Sylfaen" w:cs="Tahoma"/>
                <w:sz w:val="22"/>
                <w:szCs w:val="22"/>
                <w:lang w:val="hy-AM"/>
              </w:rPr>
              <w:t xml:space="preserve"> նշված վարկերի վարկային կոդերը</w:t>
            </w:r>
            <w:r w:rsidR="00B87002">
              <w:rPr>
                <w:rFonts w:ascii="Sylfaen" w:hAnsi="Sylfaen" w:cs="Tahoma"/>
                <w:sz w:val="22"/>
                <w:szCs w:val="22"/>
              </w:rPr>
              <w:t>, որոնք</w:t>
            </w:r>
            <w:r>
              <w:rPr>
                <w:rFonts w:ascii="Sylfaen" w:hAnsi="Sylfaen" w:cs="Tahoma"/>
                <w:sz w:val="22"/>
                <w:szCs w:val="22"/>
                <w:lang w:val="hy-AM"/>
              </w:rPr>
              <w:t xml:space="preserve"> կարող եք տեսնել </w:t>
            </w:r>
            <w:r w:rsidRPr="00C811F1">
              <w:rPr>
                <w:rFonts w:ascii="Sylfaen" w:hAnsi="Sylfaen" w:cs="Tahoma"/>
                <w:sz w:val="22"/>
                <w:szCs w:val="22"/>
                <w:lang w:val="hy-AM"/>
              </w:rPr>
              <w:t>Ձեր վարկային պայմանագր</w:t>
            </w:r>
            <w:r w:rsidR="00B87002">
              <w:rPr>
                <w:rFonts w:ascii="Sylfaen" w:hAnsi="Sylfaen" w:cs="Tahoma"/>
                <w:sz w:val="22"/>
                <w:szCs w:val="22"/>
              </w:rPr>
              <w:t>եր</w:t>
            </w:r>
            <w:r w:rsidRPr="00C811F1">
              <w:rPr>
                <w:rFonts w:ascii="Sylfaen" w:hAnsi="Sylfaen" w:cs="Tahoma"/>
                <w:sz w:val="22"/>
                <w:szCs w:val="22"/>
                <w:lang w:val="hy-AM"/>
              </w:rPr>
              <w:t>ի աջ անկյունում:</w:t>
            </w:r>
            <w:r>
              <w:rPr>
                <w:rFonts w:ascii="Sylfaen" w:hAnsi="Sylfaen" w:cs="Tahoma"/>
                <w:sz w:val="22"/>
                <w:szCs w:val="22"/>
                <w:lang w:val="hy-AM"/>
              </w:rPr>
              <w:t xml:space="preserve">  Վարկային կոդի բացակայության դեպքում </w:t>
            </w:r>
            <w:r w:rsidRPr="00AD46E6">
              <w:rPr>
                <w:rFonts w:ascii="Sylfaen" w:hAnsi="Sylfaen" w:cs="Tahoma"/>
                <w:sz w:val="22"/>
                <w:szCs w:val="22"/>
                <w:lang w:val="hy-AM"/>
              </w:rPr>
              <w:t xml:space="preserve">խնդրում ենք անձը հաստատող փաստաթղթով մոտենալ «Ամերիաբանկ» ՓԲԸ-ի ցանկացած մասնաճյուղ կամ կապ հաստատել «Ամերիաբանկ» ՓԲԸ-ի  հետ (+37410) 56 11 11 հեռախոսահամարով։ «Ամերիաբանկ» ՓԲԸ-ի սպասարկման ցանցը և աշխատանքի ժամանակացույցը ներկայացված </w:t>
            </w:r>
            <w:r w:rsidR="00B87002" w:rsidRPr="0028102E">
              <w:rPr>
                <w:rFonts w:ascii="Sylfaen" w:hAnsi="Sylfaen" w:cs="Tahoma"/>
                <w:sz w:val="22"/>
                <w:szCs w:val="22"/>
                <w:lang w:val="hy-AM"/>
              </w:rPr>
              <w:t>են</w:t>
            </w:r>
            <w:r w:rsidR="00B87002" w:rsidRPr="00AD46E6">
              <w:rPr>
                <w:rFonts w:ascii="Sylfaen" w:hAnsi="Sylfaen" w:cs="Tahoma"/>
                <w:sz w:val="22"/>
                <w:szCs w:val="22"/>
                <w:lang w:val="hy-AM"/>
              </w:rPr>
              <w:t xml:space="preserve"> </w:t>
            </w:r>
            <w:commentRangeStart w:id="66"/>
            <w:r w:rsidR="00B87002" w:rsidRPr="0028102E">
              <w:rPr>
                <w:rFonts w:ascii="Sylfaen" w:hAnsi="Sylfaen" w:cs="Tahoma"/>
                <w:sz w:val="22"/>
                <w:szCs w:val="22"/>
                <w:lang w:val="hy-AM"/>
              </w:rPr>
              <w:t>այստեղ:</w:t>
            </w:r>
            <w:r w:rsidRPr="00AD46E6">
              <w:rPr>
                <w:rFonts w:ascii="Sylfaen" w:hAnsi="Sylfaen" w:cs="Tahoma"/>
                <w:sz w:val="22"/>
                <w:szCs w:val="22"/>
                <w:lang w:val="hy-AM"/>
              </w:rPr>
              <w:t xml:space="preserve"> </w:t>
            </w:r>
            <w:commentRangeEnd w:id="66"/>
            <w:r w:rsidR="00B87002">
              <w:rPr>
                <w:rStyle w:val="CommentReference"/>
                <w:rFonts w:ascii="Times New Roman" w:eastAsia="Times New Roman" w:hAnsi="Times New Roman"/>
              </w:rPr>
              <w:commentReference w:id="66"/>
            </w:r>
            <w:r w:rsidRPr="00AD46E6">
              <w:rPr>
                <w:rFonts w:ascii="Sylfaen" w:hAnsi="Sylfaen" w:cs="Tahoma"/>
                <w:sz w:val="22"/>
                <w:szCs w:val="22"/>
                <w:lang w:val="hy-AM"/>
              </w:rPr>
              <w:t>http://ameriabank.am/Infrastructure.aspx?&amp;lang=33</w:t>
            </w:r>
          </w:p>
        </w:tc>
      </w:tr>
      <w:tr w:rsidR="004E47E9" w:rsidRPr="004C5B21" w14:paraId="242B1C68"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62A77312" w14:textId="16704549" w:rsidR="004E47E9" w:rsidRPr="006F303A" w:rsidRDefault="004E47E9" w:rsidP="00271FB8">
            <w:pPr>
              <w:pStyle w:val="ListParagraph"/>
              <w:numPr>
                <w:ilvl w:val="2"/>
                <w:numId w:val="1"/>
              </w:numPr>
              <w:spacing w:before="120" w:after="120" w:line="276" w:lineRule="auto"/>
              <w:rPr>
                <w:rFonts w:asciiTheme="minorHAnsi" w:hAnsiTheme="minorHAnsi" w:cs="Tahoma"/>
                <w:b w:val="0"/>
                <w:sz w:val="22"/>
                <w:szCs w:val="22"/>
                <w:lang w:val="hy-AM"/>
              </w:rPr>
            </w:pPr>
          </w:p>
        </w:tc>
        <w:tc>
          <w:tcPr>
            <w:tcW w:w="4373" w:type="pct"/>
          </w:tcPr>
          <w:p w14:paraId="4CF6691B" w14:textId="4B91F34D" w:rsidR="004E47E9" w:rsidRDefault="004E47E9"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updates Founder’s personal record in ArmSoft with guarantee details</w:t>
            </w:r>
          </w:p>
        </w:tc>
      </w:tr>
      <w:tr w:rsidR="004E47E9" w:rsidRPr="004C5B21" w14:paraId="3CCFB4FA" w14:textId="77777777" w:rsidTr="009351BF">
        <w:trPr>
          <w:trHeight w:val="274"/>
        </w:trPr>
        <w:tc>
          <w:tcPr>
            <w:cnfStyle w:val="001000000000" w:firstRow="0" w:lastRow="0" w:firstColumn="1" w:lastColumn="0" w:oddVBand="0" w:evenVBand="0" w:oddHBand="0" w:evenHBand="0" w:firstRowFirstColumn="0" w:firstRowLastColumn="0" w:lastRowFirstColumn="0" w:lastRowLastColumn="0"/>
            <w:tcW w:w="627" w:type="pct"/>
          </w:tcPr>
          <w:p w14:paraId="7ED2FCB3" w14:textId="77777777" w:rsidR="004E47E9" w:rsidRPr="004C5B21" w:rsidRDefault="004E47E9"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F355A22" w14:textId="02C0FE9C" w:rsidR="004E47E9" w:rsidRDefault="004E47E9" w:rsidP="004E47E9">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stores loan and guarantee documentation, signed electronically, in Customers ArmSoft profile</w:t>
            </w:r>
          </w:p>
        </w:tc>
      </w:tr>
      <w:tr w:rsidR="004E47E9" w:rsidRPr="004C5B21" w14:paraId="7793B98D" w14:textId="77777777" w:rsidTr="009351B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27" w:type="pct"/>
          </w:tcPr>
          <w:p w14:paraId="57B87F66" w14:textId="77777777" w:rsidR="004E47E9" w:rsidRPr="004C5B21" w:rsidRDefault="004E47E9"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BFC4298" w14:textId="6CE59219" w:rsidR="004E47E9" w:rsidRDefault="004E47E9" w:rsidP="004E47E9">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should be able to login and view their loan application details and agreement documents</w:t>
            </w:r>
            <w:r w:rsidR="000F18CC">
              <w:rPr>
                <w:rFonts w:asciiTheme="minorHAnsi" w:hAnsiTheme="minorHAnsi" w:cs="Tahoma"/>
                <w:sz w:val="22"/>
                <w:szCs w:val="22"/>
              </w:rPr>
              <w:t xml:space="preserve"> (signed electronically)</w:t>
            </w:r>
            <w:r>
              <w:rPr>
                <w:rFonts w:asciiTheme="minorHAnsi" w:hAnsiTheme="minorHAnsi" w:cs="Tahoma"/>
                <w:sz w:val="22"/>
                <w:szCs w:val="22"/>
              </w:rPr>
              <w:t xml:space="preserve"> from SME lending application.</w:t>
            </w:r>
          </w:p>
        </w:tc>
      </w:tr>
      <w:tr w:rsidR="00F11A60" w:rsidRPr="004C5B21" w14:paraId="0C79BBD4" w14:textId="77777777" w:rsidTr="009C6428">
        <w:trPr>
          <w:trHeight w:val="411"/>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585E25D2" w14:textId="77777777"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2EDDC275" w14:textId="77777777" w:rsidR="00F11A60" w:rsidRPr="004C5B21" w:rsidRDefault="00F11A60"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F11A60" w:rsidRPr="004C5B21" w14:paraId="6DDB5151" w14:textId="77777777" w:rsidTr="009351B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352765C5"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B2FFAFB" w14:textId="77777777" w:rsidR="00F11A60" w:rsidRDefault="000F18CC"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0F18CC">
              <w:rPr>
                <w:rFonts w:asciiTheme="minorHAnsi" w:hAnsiTheme="minorHAnsi" w:cs="Arial"/>
                <w:sz w:val="22"/>
                <w:szCs w:val="22"/>
              </w:rPr>
              <w:t>Loan and guarantee agreements signed</w:t>
            </w:r>
          </w:p>
          <w:p w14:paraId="3CC1FC52" w14:textId="77777777" w:rsidR="000F18CC" w:rsidRDefault="000F18CC"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Loan drawn down</w:t>
            </w:r>
          </w:p>
          <w:p w14:paraId="23F16C36" w14:textId="7FD1146D" w:rsidR="00901329" w:rsidRDefault="00901329"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Refinancing loan transactions processed, if applicable.</w:t>
            </w:r>
          </w:p>
          <w:p w14:paraId="4378016B" w14:textId="04A21BE5" w:rsidR="000F18CC" w:rsidRPr="000F18CC" w:rsidRDefault="000F18CC"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Customer’s and Founder’s ArmSoft profiles are updated with loan documentation</w:t>
            </w:r>
          </w:p>
        </w:tc>
      </w:tr>
      <w:tr w:rsidR="00F11A60" w:rsidRPr="004C5B21" w14:paraId="2E3B5CD6" w14:textId="77777777" w:rsidTr="009351BF">
        <w:trPr>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6CA1A9E3" w14:textId="77777777"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10FF53B7" w14:textId="77777777" w:rsidR="00F11A60" w:rsidRPr="004C5B21" w:rsidRDefault="00F11A60"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F11A60" w:rsidRPr="004C5B21" w14:paraId="18DB7778" w14:textId="77777777" w:rsidTr="009351B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tcPr>
          <w:p w14:paraId="366550EA"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47BF8198" w14:textId="5A8BD7C8" w:rsidR="00F11A60" w:rsidRPr="004C5B21" w:rsidRDefault="00637534" w:rsidP="00637534">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does not accept approved loan terms. Loan processing terminated</w:t>
            </w:r>
          </w:p>
        </w:tc>
      </w:tr>
      <w:tr w:rsidR="00737231" w:rsidRPr="004C5B21" w14:paraId="054B36DC" w14:textId="77777777" w:rsidTr="009351BF">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21480012" w14:textId="77777777" w:rsidR="00737231" w:rsidRPr="004C5B21" w:rsidRDefault="00737231"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4F8843A" w14:textId="1BBB6C07" w:rsidR="005476C3" w:rsidRDefault="00737231" w:rsidP="00271FB8">
            <w:pPr>
              <w:pStyle w:val="NormalWeb"/>
              <w:numPr>
                <w:ilvl w:val="0"/>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If online customer verification is not possible, then customer visits branch for verification and loan processing</w:t>
            </w:r>
            <w:r w:rsidR="009A57B0">
              <w:rPr>
                <w:rFonts w:asciiTheme="minorHAnsi" w:hAnsiTheme="minorHAnsi" w:cs="Arial"/>
                <w:sz w:val="22"/>
                <w:szCs w:val="22"/>
              </w:rPr>
              <w:t>, or,</w:t>
            </w:r>
          </w:p>
          <w:p w14:paraId="002C17D3" w14:textId="78480774" w:rsidR="005476C3" w:rsidRPr="005476C3" w:rsidRDefault="005476C3" w:rsidP="00271FB8">
            <w:pPr>
              <w:pStyle w:val="NormalWeb"/>
              <w:numPr>
                <w:ilvl w:val="0"/>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Message: </w:t>
            </w:r>
            <w:r w:rsidR="00840D77">
              <w:rPr>
                <w:rFonts w:ascii="Sylfaen" w:hAnsi="Sylfaen" w:cs="Arial"/>
                <w:sz w:val="22"/>
                <w:szCs w:val="22"/>
                <w:lang w:val="hy-AM"/>
              </w:rPr>
              <w:t>Խ</w:t>
            </w:r>
            <w:r w:rsidR="00512CB3">
              <w:rPr>
                <w:rFonts w:ascii="Sylfaen" w:hAnsi="Sylfaen" w:cs="Arial"/>
                <w:sz w:val="22"/>
                <w:szCs w:val="22"/>
                <w:lang w:val="hy-AM"/>
              </w:rPr>
              <w:t xml:space="preserve">նդրում ենք Ձեզ մոտենալ Բանկ </w:t>
            </w:r>
            <w:r w:rsidR="00854A63">
              <w:rPr>
                <w:rFonts w:ascii="Sylfaen" w:hAnsi="Sylfaen" w:cs="Arial"/>
                <w:sz w:val="22"/>
                <w:szCs w:val="22"/>
                <w:lang w:val="hy-AM"/>
              </w:rPr>
              <w:t>անձը հաստատող փաստաթղթով,</w:t>
            </w:r>
            <w:r w:rsidR="00512CB3">
              <w:rPr>
                <w:rFonts w:ascii="Sylfaen" w:hAnsi="Sylfaen" w:cs="Arial"/>
                <w:sz w:val="22"/>
                <w:szCs w:val="22"/>
                <w:lang w:val="hy-AM"/>
              </w:rPr>
              <w:t xml:space="preserve"> կազմակերպության հիմնադիր փաստաթղթերով </w:t>
            </w:r>
            <w:r w:rsidR="00854A63" w:rsidRPr="00854A63">
              <w:rPr>
                <w:rFonts w:ascii="Sylfaen" w:hAnsi="Sylfaen" w:cs="Arial"/>
                <w:sz w:val="22"/>
                <w:szCs w:val="22"/>
              </w:rPr>
              <w:t>(</w:t>
            </w:r>
            <w:r w:rsidR="005551A1">
              <w:rPr>
                <w:rFonts w:ascii="Sylfaen" w:hAnsi="Sylfaen" w:cs="Arial"/>
                <w:sz w:val="22"/>
                <w:szCs w:val="22"/>
              </w:rPr>
              <w:t>Կ</w:t>
            </w:r>
            <w:r w:rsidR="00854A63">
              <w:rPr>
                <w:rFonts w:ascii="Sylfaen" w:hAnsi="Sylfaen" w:cs="Arial"/>
                <w:sz w:val="22"/>
                <w:szCs w:val="22"/>
                <w:lang w:val="hy-AM"/>
              </w:rPr>
              <w:t>անոնադրություն/Պետ. ռեգիստրի վկայական, ՀՎՀՀ</w:t>
            </w:r>
            <w:r w:rsidR="00854A63" w:rsidRPr="00854A63">
              <w:rPr>
                <w:rFonts w:ascii="Sylfaen" w:hAnsi="Sylfaen" w:cs="Arial"/>
                <w:sz w:val="22"/>
                <w:szCs w:val="22"/>
              </w:rPr>
              <w:t>)</w:t>
            </w:r>
            <w:r w:rsidR="00854A63">
              <w:rPr>
                <w:rFonts w:ascii="Sylfaen" w:hAnsi="Sylfaen" w:cs="Arial"/>
                <w:sz w:val="22"/>
                <w:szCs w:val="22"/>
                <w:lang w:val="hy-AM"/>
              </w:rPr>
              <w:t xml:space="preserve"> և կնիքով</w:t>
            </w:r>
            <w:r w:rsidR="00B87002">
              <w:rPr>
                <w:rFonts w:ascii="Sylfaen" w:hAnsi="Sylfaen" w:cs="Arial"/>
                <w:sz w:val="22"/>
                <w:szCs w:val="22"/>
              </w:rPr>
              <w:t>՝</w:t>
            </w:r>
            <w:r w:rsidR="00854A63">
              <w:rPr>
                <w:rFonts w:ascii="Sylfaen" w:hAnsi="Sylfaen" w:cs="Arial"/>
                <w:sz w:val="22"/>
                <w:szCs w:val="22"/>
                <w:lang w:val="hy-AM"/>
              </w:rPr>
              <w:t xml:space="preserve"> </w:t>
            </w:r>
            <w:r>
              <w:rPr>
                <w:rFonts w:ascii="Sylfaen" w:hAnsi="Sylfaen" w:cs="Arial"/>
                <w:sz w:val="22"/>
                <w:szCs w:val="22"/>
                <w:lang w:val="hy-AM"/>
              </w:rPr>
              <w:t xml:space="preserve">նույնականացման, պայմանագրերի ստորագրման և վարկի ստացման համար: </w:t>
            </w:r>
          </w:p>
          <w:p w14:paraId="427CB82E" w14:textId="3FDBC236" w:rsidR="009A57B0" w:rsidRDefault="009A57B0" w:rsidP="00271FB8">
            <w:pPr>
              <w:pStyle w:val="NormalWeb"/>
              <w:numPr>
                <w:ilvl w:val="0"/>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If customer had initially submitted application at branch:</w:t>
            </w:r>
          </w:p>
          <w:p w14:paraId="7EBA7485" w14:textId="44B6459F" w:rsidR="00737231" w:rsidRDefault="00737231" w:rsidP="00271FB8">
            <w:pPr>
              <w:pStyle w:val="NormalWeb"/>
              <w:numPr>
                <w:ilvl w:val="1"/>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Branch staff should be able to locate the loan application, view scoring details</w:t>
            </w:r>
            <w:r w:rsidR="009A57B0">
              <w:rPr>
                <w:rFonts w:asciiTheme="minorHAnsi" w:hAnsiTheme="minorHAnsi" w:cs="Arial"/>
                <w:sz w:val="22"/>
                <w:szCs w:val="22"/>
              </w:rPr>
              <w:t>,</w:t>
            </w:r>
            <w:r>
              <w:rPr>
                <w:rFonts w:asciiTheme="minorHAnsi" w:hAnsiTheme="minorHAnsi" w:cs="Arial"/>
                <w:sz w:val="22"/>
                <w:szCs w:val="22"/>
              </w:rPr>
              <w:t xml:space="preserve"> approved loan terms </w:t>
            </w:r>
            <w:r w:rsidR="009A57B0">
              <w:rPr>
                <w:rFonts w:asciiTheme="minorHAnsi" w:hAnsiTheme="minorHAnsi" w:cs="Arial"/>
                <w:sz w:val="22"/>
                <w:szCs w:val="22"/>
              </w:rPr>
              <w:t xml:space="preserve">and generated loan contract and guarantee agreement </w:t>
            </w:r>
            <w:r>
              <w:rPr>
                <w:rFonts w:asciiTheme="minorHAnsi" w:hAnsiTheme="minorHAnsi" w:cs="Arial"/>
                <w:sz w:val="22"/>
                <w:szCs w:val="22"/>
              </w:rPr>
              <w:t>from ArmSoft.</w:t>
            </w:r>
          </w:p>
          <w:p w14:paraId="0511091E" w14:textId="1467691D" w:rsidR="009A57B0" w:rsidRDefault="009A57B0" w:rsidP="00271FB8">
            <w:pPr>
              <w:pStyle w:val="NormalWeb"/>
              <w:numPr>
                <w:ilvl w:val="1"/>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Loan Specialist prints the documents and provides to customer to sign.</w:t>
            </w:r>
          </w:p>
          <w:p w14:paraId="042DB20C" w14:textId="17618CE8" w:rsidR="00C022E7" w:rsidRDefault="00C022E7" w:rsidP="00271FB8">
            <w:pPr>
              <w:pStyle w:val="NormalWeb"/>
              <w:numPr>
                <w:ilvl w:val="1"/>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Further loan </w:t>
            </w:r>
            <w:r w:rsidR="009A57B0">
              <w:rPr>
                <w:rFonts w:asciiTheme="minorHAnsi" w:hAnsiTheme="minorHAnsi" w:cs="Arial"/>
                <w:sz w:val="22"/>
                <w:szCs w:val="22"/>
              </w:rPr>
              <w:t xml:space="preserve">drawdown </w:t>
            </w:r>
            <w:r>
              <w:rPr>
                <w:rFonts w:asciiTheme="minorHAnsi" w:hAnsiTheme="minorHAnsi" w:cs="Arial"/>
                <w:sz w:val="22"/>
                <w:szCs w:val="22"/>
              </w:rPr>
              <w:t>processing is done manually in ArmSoft by branch staff.</w:t>
            </w:r>
          </w:p>
          <w:p w14:paraId="623779DE" w14:textId="7B89CCA5" w:rsidR="00737231" w:rsidRDefault="00737231" w:rsidP="00271FB8">
            <w:pPr>
              <w:pStyle w:val="NormalWeb"/>
              <w:numPr>
                <w:ilvl w:val="1"/>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 xml:space="preserve">After loan processing, loan application status should be updated </w:t>
            </w:r>
            <w:r w:rsidR="00017889">
              <w:rPr>
                <w:rFonts w:asciiTheme="minorHAnsi" w:hAnsiTheme="minorHAnsi" w:cs="Arial"/>
                <w:sz w:val="22"/>
                <w:szCs w:val="22"/>
              </w:rPr>
              <w:t>automatically</w:t>
            </w:r>
            <w:r>
              <w:rPr>
                <w:rFonts w:asciiTheme="minorHAnsi" w:hAnsiTheme="minorHAnsi" w:cs="Arial"/>
                <w:sz w:val="22"/>
                <w:szCs w:val="22"/>
              </w:rPr>
              <w:t>.</w:t>
            </w:r>
          </w:p>
        </w:tc>
      </w:tr>
      <w:tr w:rsidR="00F11A60" w:rsidRPr="004C5B21" w14:paraId="4513D80D" w14:textId="77777777" w:rsidTr="009351B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27" w:type="pct"/>
            <w:shd w:val="clear" w:color="auto" w:fill="D9D9D9" w:themeFill="background1" w:themeFillShade="D9"/>
          </w:tcPr>
          <w:p w14:paraId="3682E281" w14:textId="45B2823F" w:rsidR="00F11A60" w:rsidRPr="004C5B21" w:rsidRDefault="00F11A60" w:rsidP="00271FB8">
            <w:pPr>
              <w:pStyle w:val="ListParagraph"/>
              <w:numPr>
                <w:ilvl w:val="1"/>
                <w:numId w:val="1"/>
              </w:numPr>
              <w:spacing w:before="120" w:after="120" w:line="276" w:lineRule="auto"/>
              <w:rPr>
                <w:rFonts w:asciiTheme="minorHAnsi" w:hAnsiTheme="minorHAnsi" w:cs="Tahoma"/>
                <w:b w:val="0"/>
                <w:sz w:val="22"/>
                <w:szCs w:val="22"/>
              </w:rPr>
            </w:pPr>
          </w:p>
        </w:tc>
        <w:tc>
          <w:tcPr>
            <w:tcW w:w="4373" w:type="pct"/>
            <w:shd w:val="clear" w:color="auto" w:fill="D9D9D9" w:themeFill="background1" w:themeFillShade="D9"/>
          </w:tcPr>
          <w:p w14:paraId="56383346" w14:textId="77777777" w:rsidR="00F11A60" w:rsidRPr="004C5B21" w:rsidRDefault="00F11A60"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F11A60" w:rsidRPr="004C5B21" w14:paraId="12577A1F" w14:textId="77777777" w:rsidTr="009351BF">
        <w:trPr>
          <w:trHeight w:val="264"/>
        </w:trPr>
        <w:tc>
          <w:tcPr>
            <w:cnfStyle w:val="001000000000" w:firstRow="0" w:lastRow="0" w:firstColumn="1" w:lastColumn="0" w:oddVBand="0" w:evenVBand="0" w:oddHBand="0" w:evenHBand="0" w:firstRowFirstColumn="0" w:firstRowLastColumn="0" w:lastRowFirstColumn="0" w:lastRowLastColumn="0"/>
            <w:tcW w:w="627" w:type="pct"/>
          </w:tcPr>
          <w:p w14:paraId="25543979" w14:textId="77777777" w:rsidR="00F11A60" w:rsidRPr="004C5B21" w:rsidRDefault="00F11A60"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4A8F6695" w14:textId="4F9B27AB" w:rsidR="00F11A60" w:rsidRDefault="00737231" w:rsidP="00737231">
            <w:pPr>
              <w:pStyle w:val="NormalWeb"/>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If there are any fund restrictions</w:t>
            </w:r>
            <w:r w:rsidR="00017889">
              <w:rPr>
                <w:rFonts w:asciiTheme="minorHAnsi" w:hAnsiTheme="minorHAnsi" w:cs="Arial"/>
                <w:sz w:val="22"/>
                <w:szCs w:val="22"/>
              </w:rPr>
              <w:t>/arrests</w:t>
            </w:r>
            <w:r w:rsidR="00CB29F2">
              <w:rPr>
                <w:rFonts w:asciiTheme="minorHAnsi" w:hAnsiTheme="minorHAnsi" w:cs="Arial"/>
                <w:sz w:val="22"/>
                <w:szCs w:val="22"/>
              </w:rPr>
              <w:t xml:space="preserve"> (by Compulsory Enforcement Service or other reason)</w:t>
            </w:r>
            <w:r>
              <w:rPr>
                <w:rFonts w:asciiTheme="minorHAnsi" w:hAnsiTheme="minorHAnsi" w:cs="Arial"/>
                <w:sz w:val="22"/>
                <w:szCs w:val="22"/>
              </w:rPr>
              <w:t xml:space="preserve"> on Customer’s accounts</w:t>
            </w:r>
            <w:r w:rsidR="00CB29F2">
              <w:rPr>
                <w:rFonts w:asciiTheme="minorHAnsi" w:hAnsiTheme="minorHAnsi" w:cs="Arial"/>
                <w:sz w:val="22"/>
                <w:szCs w:val="22"/>
              </w:rPr>
              <w:t>,</w:t>
            </w:r>
            <w:r>
              <w:rPr>
                <w:rFonts w:asciiTheme="minorHAnsi" w:hAnsiTheme="minorHAnsi" w:cs="Arial"/>
                <w:sz w:val="22"/>
                <w:szCs w:val="22"/>
              </w:rPr>
              <w:t xml:space="preserve"> then </w:t>
            </w:r>
            <w:r w:rsidR="005C2FF5">
              <w:rPr>
                <w:rFonts w:asciiTheme="minorHAnsi" w:hAnsiTheme="minorHAnsi" w:cs="Arial"/>
                <w:sz w:val="22"/>
                <w:szCs w:val="22"/>
              </w:rPr>
              <w:t>system should show notification about this and advise that</w:t>
            </w:r>
            <w:r w:rsidR="00CB29F2">
              <w:rPr>
                <w:rFonts w:asciiTheme="minorHAnsi" w:hAnsiTheme="minorHAnsi" w:cs="Arial"/>
                <w:sz w:val="22"/>
                <w:szCs w:val="22"/>
              </w:rPr>
              <w:t>,</w:t>
            </w:r>
            <w:r w:rsidR="005C2FF5">
              <w:rPr>
                <w:rFonts w:asciiTheme="minorHAnsi" w:hAnsiTheme="minorHAnsi" w:cs="Arial"/>
                <w:sz w:val="22"/>
                <w:szCs w:val="22"/>
              </w:rPr>
              <w:t xml:space="preserve"> if they choose to proceed with loan drawdown, then </w:t>
            </w:r>
            <w:r w:rsidR="005C2FF5">
              <w:rPr>
                <w:rFonts w:asciiTheme="minorHAnsi" w:hAnsiTheme="minorHAnsi" w:cs="Arial"/>
                <w:sz w:val="22"/>
                <w:szCs w:val="22"/>
              </w:rPr>
              <w:lastRenderedPageBreak/>
              <w:t>the loan amount will be reduced by the amount which is restricted on the account.</w:t>
            </w:r>
          </w:p>
          <w:p w14:paraId="2B2DAD20" w14:textId="0F076D00" w:rsidR="005C2FF5" w:rsidRPr="004C5B21" w:rsidRDefault="005C2FF5" w:rsidP="00271FB8">
            <w:pPr>
              <w:pStyle w:val="NormalWeb"/>
              <w:numPr>
                <w:ilvl w:val="0"/>
                <w:numId w:val="6"/>
              </w:numPr>
              <w:spacing w:before="120" w:beforeAutospacing="0" w:after="120" w:afterAutospacing="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Customer should be able to proceed or terminate loan drawdown process.</w:t>
            </w:r>
          </w:p>
        </w:tc>
      </w:tr>
      <w:tr w:rsidR="00737231" w:rsidRPr="001E7EC9" w14:paraId="6A8C4BF9" w14:textId="77777777" w:rsidTr="00CE79EF">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359AF33A" w14:textId="77777777" w:rsidR="00737231" w:rsidRPr="001E7EC9" w:rsidRDefault="00737231" w:rsidP="00271FB8">
            <w:pPr>
              <w:pStyle w:val="ListParagraph"/>
              <w:numPr>
                <w:ilvl w:val="1"/>
                <w:numId w:val="1"/>
              </w:numPr>
              <w:spacing w:before="120" w:after="120" w:line="276" w:lineRule="auto"/>
              <w:rPr>
                <w:rFonts w:asciiTheme="minorHAnsi" w:hAnsiTheme="minorHAnsi" w:cs="Tahoma"/>
                <w:sz w:val="22"/>
                <w:szCs w:val="22"/>
              </w:rPr>
            </w:pPr>
          </w:p>
        </w:tc>
        <w:tc>
          <w:tcPr>
            <w:tcW w:w="4373" w:type="pct"/>
            <w:shd w:val="clear" w:color="auto" w:fill="C5E0B3" w:themeFill="accent6" w:themeFillTint="66"/>
          </w:tcPr>
          <w:p w14:paraId="1471BDD5" w14:textId="77777777" w:rsidR="00737231" w:rsidRPr="00253B73" w:rsidRDefault="00737231" w:rsidP="00CE79EF">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Pr>
                <w:rFonts w:asciiTheme="minorHAnsi" w:hAnsiTheme="minorHAnsi" w:cs="Tahoma"/>
                <w:b/>
                <w:sz w:val="22"/>
                <w:szCs w:val="22"/>
              </w:rPr>
              <w:t>Loan agreement fields and data</w:t>
            </w:r>
          </w:p>
        </w:tc>
      </w:tr>
      <w:tr w:rsidR="000478B2" w:rsidRPr="004C5B21" w14:paraId="117FBC85" w14:textId="77777777" w:rsidTr="000478B2">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774385EC" w14:textId="77777777" w:rsidR="000478B2" w:rsidRPr="004C5B21" w:rsidRDefault="000478B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7CD84FF1" w14:textId="77777777" w:rsidR="000478B2" w:rsidRDefault="000478B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F11A60" w:rsidRPr="001E7EC9" w14:paraId="323E88E9" w14:textId="77777777" w:rsidTr="009351BF">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627" w:type="pct"/>
            <w:shd w:val="clear" w:color="auto" w:fill="C5E0B3" w:themeFill="accent6" w:themeFillTint="66"/>
          </w:tcPr>
          <w:p w14:paraId="7F93A372" w14:textId="77777777" w:rsidR="00F11A60" w:rsidRPr="001E7EC9" w:rsidRDefault="00F11A60" w:rsidP="00271FB8">
            <w:pPr>
              <w:pStyle w:val="ListParagraph"/>
              <w:numPr>
                <w:ilvl w:val="1"/>
                <w:numId w:val="1"/>
              </w:numPr>
              <w:spacing w:before="120" w:after="120" w:line="276" w:lineRule="auto"/>
              <w:rPr>
                <w:rFonts w:asciiTheme="minorHAnsi" w:hAnsiTheme="minorHAnsi" w:cs="Tahoma"/>
                <w:sz w:val="22"/>
                <w:szCs w:val="22"/>
              </w:rPr>
            </w:pPr>
          </w:p>
        </w:tc>
        <w:tc>
          <w:tcPr>
            <w:tcW w:w="4373" w:type="pct"/>
            <w:shd w:val="clear" w:color="auto" w:fill="C5E0B3" w:themeFill="accent6" w:themeFillTint="66"/>
          </w:tcPr>
          <w:p w14:paraId="5DF24499" w14:textId="27924797" w:rsidR="00F11A60" w:rsidRPr="00253B73" w:rsidRDefault="00F11A60" w:rsidP="0073723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sidR="00737231">
              <w:rPr>
                <w:rFonts w:asciiTheme="minorHAnsi" w:hAnsiTheme="minorHAnsi" w:cs="Tahoma"/>
                <w:b/>
                <w:sz w:val="22"/>
                <w:szCs w:val="22"/>
              </w:rPr>
              <w:t>Guarantee agreement fields and data</w:t>
            </w:r>
          </w:p>
        </w:tc>
      </w:tr>
      <w:tr w:rsidR="000478B2" w:rsidRPr="004C5B21" w14:paraId="3886E5BC" w14:textId="77777777" w:rsidTr="000478B2">
        <w:trPr>
          <w:trHeight w:val="699"/>
        </w:trPr>
        <w:tc>
          <w:tcPr>
            <w:cnfStyle w:val="001000000000" w:firstRow="0" w:lastRow="0" w:firstColumn="1" w:lastColumn="0" w:oddVBand="0" w:evenVBand="0" w:oddHBand="0" w:evenHBand="0" w:firstRowFirstColumn="0" w:firstRowLastColumn="0" w:lastRowFirstColumn="0" w:lastRowLastColumn="0"/>
            <w:tcW w:w="627" w:type="pct"/>
          </w:tcPr>
          <w:p w14:paraId="5D59F6D3" w14:textId="77777777" w:rsidR="000478B2" w:rsidRPr="004C5B21" w:rsidRDefault="000478B2" w:rsidP="00271FB8">
            <w:pPr>
              <w:pStyle w:val="ListParagraph"/>
              <w:numPr>
                <w:ilvl w:val="2"/>
                <w:numId w:val="1"/>
              </w:numPr>
              <w:spacing w:before="120" w:after="120" w:line="276" w:lineRule="auto"/>
              <w:rPr>
                <w:rFonts w:asciiTheme="minorHAnsi" w:hAnsiTheme="minorHAnsi" w:cs="Tahoma"/>
                <w:b w:val="0"/>
                <w:sz w:val="22"/>
                <w:szCs w:val="22"/>
              </w:rPr>
            </w:pPr>
          </w:p>
        </w:tc>
        <w:tc>
          <w:tcPr>
            <w:tcW w:w="4373" w:type="pct"/>
          </w:tcPr>
          <w:p w14:paraId="58F48B0A" w14:textId="2B6859FB" w:rsidR="000478B2" w:rsidRDefault="000478B2"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bl>
    <w:p w14:paraId="111D3866" w14:textId="6373B26C" w:rsidR="00F11A60" w:rsidRDefault="00F11A60" w:rsidP="00F431F7">
      <w:pPr>
        <w:spacing w:before="120" w:after="120" w:line="276" w:lineRule="auto"/>
        <w:rPr>
          <w:rFonts w:asciiTheme="minorHAnsi" w:hAnsiTheme="minorHAnsi"/>
          <w:sz w:val="22"/>
          <w:szCs w:val="22"/>
        </w:rPr>
      </w:pPr>
    </w:p>
    <w:p w14:paraId="586AA392" w14:textId="48936BE7" w:rsidR="00F11A60" w:rsidRDefault="00FB369F" w:rsidP="00F11A60">
      <w:pPr>
        <w:pStyle w:val="Heading2"/>
      </w:pPr>
      <w:bookmarkStart w:id="67" w:name="_Toc525144686"/>
      <w:r>
        <w:lastRenderedPageBreak/>
        <w:t>Manual Processing</w:t>
      </w:r>
      <w:bookmarkEnd w:id="67"/>
    </w:p>
    <w:p w14:paraId="3FF50505" w14:textId="1D674F82" w:rsidR="00BE6D7C" w:rsidRPr="00BE6D7C" w:rsidRDefault="00140643" w:rsidP="00BE6D7C">
      <w:pPr>
        <w:pStyle w:val="BodyText"/>
      </w:pPr>
      <w:r>
        <w:object w:dxaOrig="14641" w:dyaOrig="7036" w14:anchorId="692C1F99">
          <v:shape id="_x0000_i1030" type="#_x0000_t75" style="width:693.75pt;height:334.5pt" o:ole="">
            <v:imagedata r:id="rId20" o:title=""/>
          </v:shape>
          <o:OLEObject Type="Embed" ProgID="Visio.Drawing.15" ShapeID="_x0000_i1030" DrawAspect="Content" ObjectID="_1601987034" r:id="rId21"/>
        </w:object>
      </w:r>
    </w:p>
    <w:p w14:paraId="0E12012B" w14:textId="704447C1" w:rsidR="00F11A60" w:rsidRDefault="00FB369F" w:rsidP="009C6428">
      <w:pPr>
        <w:pStyle w:val="Heading3"/>
        <w:spacing w:after="240"/>
      </w:pPr>
      <w:bookmarkStart w:id="68" w:name="_Toc525144687"/>
      <w:r>
        <w:t>Manual Processing</w:t>
      </w:r>
      <w:bookmarkEnd w:id="68"/>
    </w:p>
    <w:tbl>
      <w:tblPr>
        <w:tblStyle w:val="ListTable3-Accent61"/>
        <w:tblW w:w="4848" w:type="pct"/>
        <w:tblInd w:w="421" w:type="dxa"/>
        <w:tblLayout w:type="fixed"/>
        <w:tblLook w:val="04A0" w:firstRow="1" w:lastRow="0" w:firstColumn="1" w:lastColumn="0" w:noHBand="0" w:noVBand="1"/>
      </w:tblPr>
      <w:tblGrid>
        <w:gridCol w:w="1307"/>
        <w:gridCol w:w="2074"/>
        <w:gridCol w:w="1092"/>
        <w:gridCol w:w="547"/>
        <w:gridCol w:w="290"/>
        <w:gridCol w:w="364"/>
        <w:gridCol w:w="4002"/>
        <w:gridCol w:w="4002"/>
      </w:tblGrid>
      <w:tr w:rsidR="00EE4E5D" w:rsidRPr="004C5B21" w14:paraId="2AC1A65C" w14:textId="77777777" w:rsidTr="00EE4E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 w:type="pct"/>
            <w:vAlign w:val="center"/>
          </w:tcPr>
          <w:p w14:paraId="63C37C07" w14:textId="77777777" w:rsidR="00EE4E5D" w:rsidRPr="004C5B21" w:rsidRDefault="00EE4E5D" w:rsidP="00271FB8">
            <w:pPr>
              <w:pStyle w:val="ListParagraph"/>
              <w:numPr>
                <w:ilvl w:val="0"/>
                <w:numId w:val="1"/>
              </w:numPr>
              <w:spacing w:before="120" w:after="120" w:line="276" w:lineRule="auto"/>
              <w:rPr>
                <w:rFonts w:asciiTheme="minorHAnsi" w:hAnsiTheme="minorHAnsi" w:cs="Arial"/>
                <w:b w:val="0"/>
                <w:color w:val="FFFFFF"/>
                <w:sz w:val="22"/>
                <w:szCs w:val="22"/>
              </w:rPr>
            </w:pPr>
            <w:bookmarkStart w:id="69" w:name="_Ref521483019"/>
          </w:p>
        </w:tc>
        <w:tc>
          <w:tcPr>
            <w:tcW w:w="1463" w:type="pct"/>
            <w:gridSpan w:val="4"/>
          </w:tcPr>
          <w:p w14:paraId="5AF1FE8A" w14:textId="77777777" w:rsidR="00EE4E5D" w:rsidRDefault="00EE4E5D" w:rsidP="009351BF">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ahoma"/>
                <w:b w:val="0"/>
                <w:color w:val="FFFFFF"/>
                <w:sz w:val="28"/>
                <w:szCs w:val="28"/>
              </w:rPr>
            </w:pPr>
          </w:p>
        </w:tc>
        <w:bookmarkEnd w:id="69"/>
        <w:tc>
          <w:tcPr>
            <w:tcW w:w="3059" w:type="pct"/>
            <w:gridSpan w:val="3"/>
            <w:vAlign w:val="center"/>
          </w:tcPr>
          <w:p w14:paraId="5D79F53A" w14:textId="1279850D" w:rsidR="00EE4E5D" w:rsidRPr="00732C82" w:rsidRDefault="00EE4E5D" w:rsidP="009351BF">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FFFFF"/>
                <w:sz w:val="28"/>
                <w:szCs w:val="28"/>
              </w:rPr>
            </w:pPr>
            <w:r>
              <w:rPr>
                <w:rFonts w:asciiTheme="minorHAnsi" w:hAnsiTheme="minorHAnsi" w:cs="Tahoma"/>
                <w:b w:val="0"/>
                <w:color w:val="FFFFFF"/>
                <w:sz w:val="28"/>
                <w:szCs w:val="28"/>
              </w:rPr>
              <w:t>Manual Processing</w:t>
            </w:r>
          </w:p>
        </w:tc>
      </w:tr>
      <w:tr w:rsidR="00EE4E5D" w:rsidRPr="004C5B21" w14:paraId="2A8896BB" w14:textId="77777777" w:rsidTr="00EE4E5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6217EDAA"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0651D435" w14:textId="77777777" w:rsidR="00EE4E5D" w:rsidRPr="004C5B21" w:rsidRDefault="00EE4E5D" w:rsidP="00FB369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4B056F38" w14:textId="10BEE487" w:rsidR="00EE4E5D" w:rsidRPr="004C5B21" w:rsidRDefault="00EE4E5D" w:rsidP="00FB369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Primary Actor:</w:t>
            </w:r>
            <w:r w:rsidRPr="004C5B21">
              <w:rPr>
                <w:rFonts w:asciiTheme="minorHAnsi" w:hAnsiTheme="minorHAnsi" w:cs="Arial"/>
                <w:sz w:val="22"/>
                <w:szCs w:val="22"/>
              </w:rPr>
              <w:t xml:space="preserve"> </w:t>
            </w:r>
            <w:r>
              <w:rPr>
                <w:rFonts w:asciiTheme="minorHAnsi" w:hAnsiTheme="minorHAnsi" w:cs="Arial"/>
                <w:sz w:val="22"/>
                <w:szCs w:val="22"/>
              </w:rPr>
              <w:t>System, Customer, Bank Staff</w:t>
            </w:r>
          </w:p>
        </w:tc>
      </w:tr>
      <w:tr w:rsidR="00EE4E5D" w:rsidRPr="004C5B21" w14:paraId="12EA3899" w14:textId="77777777" w:rsidTr="00EE4E5D">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550B402D"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0BC71680" w14:textId="77777777" w:rsidR="00EE4E5D" w:rsidRPr="004C5B21" w:rsidRDefault="00EE4E5D" w:rsidP="00FB369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5C1B0060" w14:textId="0C469B79" w:rsidR="00EE4E5D" w:rsidRPr="00633DDC" w:rsidRDefault="00EE4E5D" w:rsidP="00FB369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2"/>
                <w:szCs w:val="22"/>
              </w:rPr>
            </w:pPr>
            <w:r w:rsidRPr="004C5B21">
              <w:rPr>
                <w:rFonts w:asciiTheme="minorHAnsi" w:hAnsiTheme="minorHAnsi" w:cs="Arial"/>
                <w:b/>
                <w:sz w:val="22"/>
                <w:szCs w:val="22"/>
              </w:rPr>
              <w:t>Preconditions:</w:t>
            </w:r>
            <w:r w:rsidRPr="004C5B21">
              <w:rPr>
                <w:rFonts w:asciiTheme="minorHAnsi" w:hAnsiTheme="minorHAnsi" w:cs="Arial"/>
                <w:sz w:val="22"/>
                <w:szCs w:val="22"/>
              </w:rPr>
              <w:t xml:space="preserve"> </w:t>
            </w:r>
            <w:r>
              <w:rPr>
                <w:rFonts w:asciiTheme="minorHAnsi" w:hAnsiTheme="minorHAnsi" w:cs="Arial"/>
                <w:sz w:val="22"/>
                <w:szCs w:val="22"/>
              </w:rPr>
              <w:t>Loan meets manual processing criteria</w:t>
            </w:r>
          </w:p>
        </w:tc>
      </w:tr>
      <w:tr w:rsidR="00EE4E5D" w:rsidRPr="004C5B21" w14:paraId="1D9F2806" w14:textId="77777777" w:rsidTr="00EE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3E89F144"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55BE2B5D" w14:textId="77777777" w:rsidR="00EE4E5D" w:rsidRPr="004C5B21"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4CF99392" w14:textId="6FB6E00C" w:rsidR="00EE4E5D" w:rsidRPr="004C5B21"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b/>
                <w:sz w:val="22"/>
                <w:szCs w:val="22"/>
              </w:rPr>
            </w:pPr>
            <w:r w:rsidRPr="004C5B21">
              <w:rPr>
                <w:rFonts w:asciiTheme="minorHAnsi" w:hAnsiTheme="minorHAnsi" w:cs="Arial"/>
                <w:b/>
                <w:sz w:val="22"/>
                <w:szCs w:val="22"/>
              </w:rPr>
              <w:t>Business Requirement:</w:t>
            </w:r>
          </w:p>
        </w:tc>
      </w:tr>
      <w:tr w:rsidR="00EE4E5D" w:rsidRPr="004C5B21" w14:paraId="43A55DB2" w14:textId="77777777" w:rsidTr="00EE4E5D">
        <w:trPr>
          <w:trHeight w:val="329"/>
        </w:trPr>
        <w:tc>
          <w:tcPr>
            <w:cnfStyle w:val="001000000000" w:firstRow="0" w:lastRow="0" w:firstColumn="1" w:lastColumn="0" w:oddVBand="0" w:evenVBand="0" w:oddHBand="0" w:evenHBand="0" w:firstRowFirstColumn="0" w:firstRowLastColumn="0" w:lastRowFirstColumn="0" w:lastRowLastColumn="0"/>
            <w:tcW w:w="478" w:type="pct"/>
          </w:tcPr>
          <w:p w14:paraId="7DCF3BCD"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3A181B8F" w14:textId="77777777" w:rsidR="00EE4E5D"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tcPr>
          <w:p w14:paraId="1A8A7B7F" w14:textId="7B926420" w:rsidR="00EE4E5D"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notifies customer that loan cannot be processed automatically and that they should visit branch. /message is descriped in 7. 5. 2/</w:t>
            </w:r>
          </w:p>
          <w:p w14:paraId="06726106" w14:textId="421FA676"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shows additional fields which should be filled by customer</w:t>
            </w:r>
          </w:p>
          <w:p w14:paraId="5341D761" w14:textId="318076D6" w:rsidR="00EE4E5D" w:rsidRPr="00105A68"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System shows the list of documents which should be provided by customer and offers them to upload the scanned versions in the system</w:t>
            </w:r>
          </w:p>
          <w:p w14:paraId="12362E92" w14:textId="78763371" w:rsidR="00EE4E5D" w:rsidRPr="00105A68" w:rsidRDefault="00EE4E5D" w:rsidP="005551A1">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105A68">
              <w:rPr>
                <w:rFonts w:asciiTheme="minorHAnsi" w:hAnsiTheme="minorHAnsi" w:cs="Tahoma"/>
                <w:sz w:val="22"/>
                <w:szCs w:val="22"/>
              </w:rPr>
              <w:t>System offers customer to choose which branch they want to visit.</w:t>
            </w:r>
            <w:r>
              <w:rPr>
                <w:rFonts w:asciiTheme="minorHAnsi" w:hAnsiTheme="minorHAnsi" w:cs="Tahoma"/>
                <w:sz w:val="22"/>
                <w:szCs w:val="22"/>
              </w:rPr>
              <w:t xml:space="preserve"> Message: </w:t>
            </w:r>
            <w:r w:rsidR="00616675">
              <w:rPr>
                <w:rFonts w:ascii="Sylfaen" w:hAnsi="Sylfaen" w:cs="Tahoma"/>
                <w:sz w:val="22"/>
                <w:szCs w:val="22"/>
                <w:lang w:val="hy-AM"/>
              </w:rPr>
              <w:t>Խ</w:t>
            </w:r>
            <w:r>
              <w:rPr>
                <w:rFonts w:ascii="Sylfaen" w:hAnsi="Sylfaen" w:cs="Tahoma"/>
                <w:sz w:val="22"/>
                <w:szCs w:val="22"/>
                <w:lang w:val="hy-AM"/>
              </w:rPr>
              <w:t>նդրում ենք ընտրել</w:t>
            </w:r>
            <w:r w:rsidR="005551A1">
              <w:rPr>
                <w:rFonts w:ascii="Sylfaen" w:hAnsi="Sylfaen" w:cs="Tahoma"/>
                <w:sz w:val="22"/>
                <w:szCs w:val="22"/>
              </w:rPr>
              <w:t xml:space="preserve"> </w:t>
            </w:r>
            <w:r w:rsidR="00F00F17">
              <w:rPr>
                <w:rFonts w:ascii="Sylfaen" w:hAnsi="Sylfaen" w:cs="Tahoma"/>
                <w:sz w:val="22"/>
                <w:szCs w:val="22"/>
                <w:lang w:val="hy-AM"/>
              </w:rPr>
              <w:t xml:space="preserve">սպասարկման համար </w:t>
            </w:r>
            <w:r w:rsidR="005551A1">
              <w:rPr>
                <w:rFonts w:ascii="Sylfaen" w:hAnsi="Sylfaen" w:cs="Tahoma"/>
                <w:sz w:val="22"/>
                <w:szCs w:val="22"/>
              </w:rPr>
              <w:t>Ձեզ հարմար մասնաճյուղը:</w:t>
            </w:r>
            <w:r>
              <w:rPr>
                <w:rFonts w:ascii="Sylfaen" w:hAnsi="Sylfaen" w:cs="Tahoma"/>
                <w:sz w:val="22"/>
                <w:szCs w:val="22"/>
                <w:lang w:val="hy-AM"/>
              </w:rPr>
              <w:t xml:space="preserve"> </w:t>
            </w:r>
            <w:r w:rsidR="000D43C5" w:rsidRPr="00AD46E6">
              <w:rPr>
                <w:rFonts w:ascii="Sylfaen" w:hAnsi="Sylfaen" w:cs="Tahoma"/>
                <w:sz w:val="22"/>
                <w:szCs w:val="22"/>
                <w:lang w:val="hy-AM"/>
              </w:rPr>
              <w:t xml:space="preserve">Ամերիաբանկ» ՓԲԸ-ի սպասարկման ցանցը և աշխատանքի ժամանակացույցը ներկայացված </w:t>
            </w:r>
            <w:r w:rsidR="000D43C5">
              <w:rPr>
                <w:rFonts w:ascii="Sylfaen" w:hAnsi="Sylfaen" w:cs="Tahoma"/>
                <w:sz w:val="22"/>
                <w:szCs w:val="22"/>
              </w:rPr>
              <w:t>են</w:t>
            </w:r>
            <w:r w:rsidR="000D43C5" w:rsidRPr="00AD46E6">
              <w:rPr>
                <w:rFonts w:ascii="Sylfaen" w:hAnsi="Sylfaen" w:cs="Tahoma"/>
                <w:sz w:val="22"/>
                <w:szCs w:val="22"/>
                <w:lang w:val="hy-AM"/>
              </w:rPr>
              <w:t xml:space="preserve"> </w:t>
            </w:r>
            <w:commentRangeStart w:id="70"/>
            <w:r w:rsidR="000D43C5">
              <w:rPr>
                <w:rFonts w:ascii="Sylfaen" w:hAnsi="Sylfaen" w:cs="Tahoma"/>
                <w:sz w:val="22"/>
                <w:szCs w:val="22"/>
              </w:rPr>
              <w:t>այստեղ:</w:t>
            </w:r>
            <w:r w:rsidR="000D43C5" w:rsidRPr="00AD46E6">
              <w:rPr>
                <w:rFonts w:ascii="Sylfaen" w:hAnsi="Sylfaen" w:cs="Tahoma"/>
                <w:sz w:val="22"/>
                <w:szCs w:val="22"/>
                <w:lang w:val="hy-AM"/>
              </w:rPr>
              <w:t xml:space="preserve"> </w:t>
            </w:r>
            <w:commentRangeEnd w:id="70"/>
            <w:r w:rsidR="000D43C5">
              <w:rPr>
                <w:rStyle w:val="CommentReference"/>
                <w:rFonts w:ascii="Times New Roman" w:eastAsia="Times New Roman" w:hAnsi="Times New Roman"/>
              </w:rPr>
              <w:commentReference w:id="70"/>
            </w:r>
          </w:p>
        </w:tc>
      </w:tr>
      <w:tr w:rsidR="00EE4E5D" w:rsidRPr="004C5B21" w14:paraId="31BB0416" w14:textId="77777777" w:rsidTr="00EE4E5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78" w:type="pct"/>
          </w:tcPr>
          <w:p w14:paraId="3A085A85" w14:textId="77777777" w:rsidR="00EE4E5D" w:rsidRPr="003A7D8C"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17C93A4E" w14:textId="77777777" w:rsidR="00EE4E5D" w:rsidRPr="003A7D8C" w:rsidRDefault="00EE4E5D" w:rsidP="00FB369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tcPr>
          <w:p w14:paraId="4557DDE4" w14:textId="49E60135" w:rsidR="00EE4E5D" w:rsidRPr="003A7D8C" w:rsidRDefault="00EE4E5D" w:rsidP="00FB369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Customer:</w:t>
            </w:r>
          </w:p>
          <w:p w14:paraId="5CAA350A" w14:textId="354909F0" w:rsidR="00EE4E5D" w:rsidRPr="003A7D8C"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Fills in additional fields (see fields description below</w:t>
            </w:r>
            <w:r>
              <w:rPr>
                <w:rFonts w:asciiTheme="minorHAnsi" w:hAnsiTheme="minorHAnsi" w:cs="Tahoma"/>
                <w:sz w:val="22"/>
                <w:szCs w:val="22"/>
              </w:rPr>
              <w:t xml:space="preserve"> FR 9.7</w:t>
            </w:r>
            <w:r w:rsidRPr="003A7D8C">
              <w:rPr>
                <w:rFonts w:asciiTheme="minorHAnsi" w:hAnsiTheme="minorHAnsi" w:cs="Tahoma"/>
                <w:sz w:val="22"/>
                <w:szCs w:val="22"/>
              </w:rPr>
              <w:t>)</w:t>
            </w:r>
          </w:p>
          <w:p w14:paraId="73A8DC84" w14:textId="77777777" w:rsidR="00EE4E5D" w:rsidRPr="003A7D8C"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Uploads documents. Uploaded documents should be linked to the application form</w:t>
            </w:r>
          </w:p>
          <w:p w14:paraId="6D856686" w14:textId="62D99C67" w:rsidR="00EE4E5D" w:rsidRPr="003A7D8C"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Chooses branch and presses Continue.</w:t>
            </w:r>
          </w:p>
        </w:tc>
      </w:tr>
      <w:tr w:rsidR="00EE4E5D" w:rsidRPr="004C5B21" w14:paraId="5F845640" w14:textId="77777777" w:rsidTr="00EE4E5D">
        <w:trPr>
          <w:trHeight w:val="274"/>
        </w:trPr>
        <w:tc>
          <w:tcPr>
            <w:cnfStyle w:val="001000000000" w:firstRow="0" w:lastRow="0" w:firstColumn="1" w:lastColumn="0" w:oddVBand="0" w:evenVBand="0" w:oddHBand="0" w:evenHBand="0" w:firstRowFirstColumn="0" w:firstRowLastColumn="0" w:lastRowFirstColumn="0" w:lastRowLastColumn="0"/>
            <w:tcW w:w="478" w:type="pct"/>
          </w:tcPr>
          <w:p w14:paraId="6741697E" w14:textId="77777777" w:rsidR="00EE4E5D" w:rsidRPr="003A7D8C"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141D4327" w14:textId="77777777" w:rsidR="00EE4E5D" w:rsidRPr="003A7D8C" w:rsidRDefault="00EE4E5D" w:rsidP="007030B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tcPr>
          <w:p w14:paraId="5378E209" w14:textId="1DCE72F8" w:rsidR="00EE4E5D" w:rsidRPr="003A7D8C" w:rsidRDefault="00EE4E5D" w:rsidP="007030B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System sends notification to the chosen Branch Supervisor about a new loan application.</w:t>
            </w:r>
          </w:p>
        </w:tc>
      </w:tr>
      <w:tr w:rsidR="00EE4E5D" w:rsidRPr="004C5B21" w14:paraId="0ECBFA7D" w14:textId="77777777" w:rsidTr="00EE4E5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78" w:type="pct"/>
          </w:tcPr>
          <w:p w14:paraId="541D7C11"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145C20F6" w14:textId="77777777" w:rsidR="00EE4E5D" w:rsidRDefault="00EE4E5D" w:rsidP="00EB2F8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tcPr>
          <w:p w14:paraId="0A2D8174" w14:textId="41A5E557" w:rsidR="00EE4E5D" w:rsidRDefault="00EE4E5D" w:rsidP="00EB2F82">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Branch Supervisor assigns Loan Specialist in ArmSoft.</w:t>
            </w:r>
          </w:p>
        </w:tc>
      </w:tr>
      <w:tr w:rsidR="00EE4E5D" w:rsidRPr="004C5B21" w14:paraId="4179B131"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39FB924D"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3835D820" w14:textId="77777777" w:rsidR="00EE4E5D" w:rsidRPr="003A7D8C"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032870BD" w14:textId="2D69357D"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b/>
                <w:sz w:val="22"/>
                <w:szCs w:val="22"/>
              </w:rPr>
            </w:pPr>
            <w:r w:rsidRPr="003A7D8C">
              <w:rPr>
                <w:rFonts w:asciiTheme="minorHAnsi" w:hAnsiTheme="minorHAnsi" w:cs="Tahoma"/>
                <w:sz w:val="22"/>
                <w:szCs w:val="22"/>
              </w:rPr>
              <w:t>Loan Specialist arranges manual processing of loan as per standard procedure, however customer communication with customer should be carried out via SME lending app.</w:t>
            </w:r>
          </w:p>
        </w:tc>
      </w:tr>
      <w:tr w:rsidR="00EE4E5D" w:rsidRPr="004C5B21" w14:paraId="0A36E84C"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29BD85A9" w14:textId="77777777" w:rsidR="00EE4E5D" w:rsidRPr="004C5B21" w:rsidRDefault="00EE4E5D" w:rsidP="00271FB8">
            <w:pPr>
              <w:pStyle w:val="ListParagraph"/>
              <w:numPr>
                <w:ilvl w:val="3"/>
                <w:numId w:val="1"/>
              </w:numPr>
              <w:spacing w:before="120" w:after="120" w:line="276" w:lineRule="auto"/>
              <w:rPr>
                <w:rFonts w:asciiTheme="minorHAnsi" w:hAnsiTheme="minorHAnsi" w:cs="Tahoma"/>
                <w:b w:val="0"/>
                <w:sz w:val="22"/>
                <w:szCs w:val="22"/>
              </w:rPr>
            </w:pPr>
          </w:p>
        </w:tc>
        <w:tc>
          <w:tcPr>
            <w:tcW w:w="1463" w:type="pct"/>
            <w:gridSpan w:val="4"/>
          </w:tcPr>
          <w:p w14:paraId="15E75C65" w14:textId="77777777" w:rsidR="00EE4E5D"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66BD60C9" w14:textId="04B103B1" w:rsidR="00EE4E5D" w:rsidRPr="000E5691"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If there are additional documents or information required from Customer, or if Loan Specialist wants to communicate some information to Customer, Loan Specialist sends a message through ArmSoft to Customer.</w:t>
            </w:r>
          </w:p>
        </w:tc>
      </w:tr>
      <w:tr w:rsidR="00EE4E5D" w:rsidRPr="006C2D5F" w14:paraId="6F0D529C"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06432386" w14:textId="77777777" w:rsidR="00EE4E5D" w:rsidRPr="004C5B21" w:rsidRDefault="00EE4E5D" w:rsidP="00271FB8">
            <w:pPr>
              <w:pStyle w:val="ListParagraph"/>
              <w:numPr>
                <w:ilvl w:val="3"/>
                <w:numId w:val="1"/>
              </w:numPr>
              <w:spacing w:before="120" w:after="120" w:line="276" w:lineRule="auto"/>
              <w:rPr>
                <w:rFonts w:asciiTheme="minorHAnsi" w:hAnsiTheme="minorHAnsi" w:cs="Tahoma"/>
                <w:b w:val="0"/>
                <w:sz w:val="22"/>
                <w:szCs w:val="22"/>
              </w:rPr>
            </w:pPr>
          </w:p>
        </w:tc>
        <w:tc>
          <w:tcPr>
            <w:tcW w:w="1463" w:type="pct"/>
            <w:gridSpan w:val="4"/>
          </w:tcPr>
          <w:p w14:paraId="3B31012C" w14:textId="77777777"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58B69209" w14:textId="4D8BFA6C" w:rsidR="00EE4E5D" w:rsidRPr="00760740" w:rsidRDefault="00EE4E5D" w:rsidP="000D43C5">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lang w:val="hy-AM"/>
              </w:rPr>
            </w:pPr>
            <w:r>
              <w:rPr>
                <w:rFonts w:asciiTheme="minorHAnsi" w:hAnsiTheme="minorHAnsi" w:cs="Tahoma"/>
                <w:sz w:val="22"/>
                <w:szCs w:val="22"/>
              </w:rPr>
              <w:t>System logs the message under loan application communication history and sends Customer an email/SMS that they have a new message in the system regarding their loan.</w:t>
            </w:r>
            <w:r>
              <w:rPr>
                <w:rFonts w:ascii="Sylfaen" w:hAnsi="Sylfaen" w:cs="Tahoma"/>
                <w:sz w:val="22"/>
                <w:szCs w:val="22"/>
                <w:lang w:val="hy-AM"/>
              </w:rPr>
              <w:t xml:space="preserve"> </w:t>
            </w:r>
            <w:r w:rsidRPr="00760740">
              <w:rPr>
                <w:rFonts w:ascii="Sylfaen" w:hAnsi="Sylfaen" w:cs="Tahoma"/>
                <w:sz w:val="22"/>
                <w:szCs w:val="22"/>
                <w:lang w:val="hy-AM"/>
              </w:rPr>
              <w:t xml:space="preserve">Message: </w:t>
            </w:r>
            <w:r>
              <w:rPr>
                <w:rFonts w:ascii="Sylfaen" w:hAnsi="Sylfaen" w:cs="Tahoma"/>
                <w:sz w:val="22"/>
                <w:szCs w:val="22"/>
                <w:lang w:val="hy-AM"/>
              </w:rPr>
              <w:t xml:space="preserve">Դուք ունեք նոր </w:t>
            </w:r>
            <w:r w:rsidR="000D43C5" w:rsidRPr="0028102E">
              <w:rPr>
                <w:rFonts w:ascii="Sylfaen" w:hAnsi="Sylfaen" w:cs="Tahoma"/>
                <w:sz w:val="22"/>
                <w:szCs w:val="22"/>
                <w:lang w:val="hy-AM"/>
              </w:rPr>
              <w:t>հ</w:t>
            </w:r>
            <w:r>
              <w:rPr>
                <w:rFonts w:ascii="Sylfaen" w:hAnsi="Sylfaen" w:cs="Tahoma"/>
                <w:sz w:val="22"/>
                <w:szCs w:val="22"/>
                <w:lang w:val="hy-AM"/>
              </w:rPr>
              <w:t>աղորդագրություն</w:t>
            </w:r>
            <w:r w:rsidR="000D43C5" w:rsidRPr="0028102E">
              <w:rPr>
                <w:rFonts w:ascii="Sylfaen" w:hAnsi="Sylfaen" w:cs="Tahoma"/>
                <w:sz w:val="22"/>
                <w:szCs w:val="22"/>
                <w:lang w:val="hy-AM"/>
              </w:rPr>
              <w:t>.</w:t>
            </w:r>
            <w:r w:rsidR="000D43C5">
              <w:rPr>
                <w:rFonts w:ascii="Sylfaen" w:hAnsi="Sylfaen" w:cs="Tahoma"/>
                <w:sz w:val="22"/>
                <w:szCs w:val="22"/>
                <w:lang w:val="hy-AM"/>
              </w:rPr>
              <w:t xml:space="preserve"> </w:t>
            </w:r>
            <w:r>
              <w:rPr>
                <w:rFonts w:ascii="Sylfaen" w:hAnsi="Sylfaen" w:cs="Tahoma"/>
                <w:sz w:val="22"/>
                <w:szCs w:val="22"/>
                <w:lang w:val="hy-AM"/>
              </w:rPr>
              <w:t xml:space="preserve">խնդրում ենք մուտք գործել Ձեր անձնական էջ: </w:t>
            </w:r>
          </w:p>
        </w:tc>
      </w:tr>
      <w:tr w:rsidR="00EE4E5D" w:rsidRPr="004C5B21" w14:paraId="57ECD9A7"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1C22FBC1" w14:textId="77777777" w:rsidR="00EE4E5D" w:rsidRPr="00760740" w:rsidRDefault="00EE4E5D" w:rsidP="00271FB8">
            <w:pPr>
              <w:pStyle w:val="ListParagraph"/>
              <w:numPr>
                <w:ilvl w:val="3"/>
                <w:numId w:val="1"/>
              </w:numPr>
              <w:spacing w:before="120" w:after="120" w:line="276" w:lineRule="auto"/>
              <w:rPr>
                <w:rFonts w:asciiTheme="minorHAnsi" w:hAnsiTheme="minorHAnsi" w:cs="Tahoma"/>
                <w:b w:val="0"/>
                <w:sz w:val="22"/>
                <w:szCs w:val="22"/>
                <w:lang w:val="hy-AM"/>
              </w:rPr>
            </w:pPr>
          </w:p>
        </w:tc>
        <w:tc>
          <w:tcPr>
            <w:tcW w:w="1463" w:type="pct"/>
            <w:gridSpan w:val="4"/>
          </w:tcPr>
          <w:p w14:paraId="3B6FB85C" w14:textId="77777777" w:rsidR="00EE4E5D" w:rsidRPr="006C131B"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lang w:val="hy-AM"/>
              </w:rPr>
            </w:pPr>
          </w:p>
        </w:tc>
        <w:tc>
          <w:tcPr>
            <w:tcW w:w="3059" w:type="pct"/>
            <w:gridSpan w:val="3"/>
            <w:shd w:val="clear" w:color="auto" w:fill="auto"/>
          </w:tcPr>
          <w:p w14:paraId="0520D736" w14:textId="6206D6EA" w:rsidR="00EE4E5D"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logs into the system and is able to locate and read the message</w:t>
            </w:r>
          </w:p>
        </w:tc>
      </w:tr>
      <w:tr w:rsidR="00EE4E5D" w:rsidRPr="004C5B21" w14:paraId="3493A066"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555E230A" w14:textId="77777777" w:rsidR="00EE4E5D" w:rsidRPr="004C5B21" w:rsidRDefault="00EE4E5D" w:rsidP="00271FB8">
            <w:pPr>
              <w:pStyle w:val="ListParagraph"/>
              <w:numPr>
                <w:ilvl w:val="3"/>
                <w:numId w:val="1"/>
              </w:numPr>
              <w:spacing w:before="120" w:after="120" w:line="276" w:lineRule="auto"/>
              <w:rPr>
                <w:rFonts w:asciiTheme="minorHAnsi" w:hAnsiTheme="minorHAnsi" w:cs="Tahoma"/>
                <w:b w:val="0"/>
                <w:sz w:val="22"/>
                <w:szCs w:val="22"/>
              </w:rPr>
            </w:pPr>
          </w:p>
        </w:tc>
        <w:tc>
          <w:tcPr>
            <w:tcW w:w="1463" w:type="pct"/>
            <w:gridSpan w:val="4"/>
          </w:tcPr>
          <w:p w14:paraId="51FEF39F" w14:textId="77777777"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221D51F8" w14:textId="480063BC"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Customer should be able to reply to the message</w:t>
            </w:r>
          </w:p>
          <w:p w14:paraId="41BF0780" w14:textId="77777777" w:rsidR="00EE4E5D" w:rsidRDefault="00EE4E5D" w:rsidP="00271FB8">
            <w:pPr>
              <w:pStyle w:val="ListParagraph"/>
              <w:numPr>
                <w:ilvl w:val="1"/>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If there are additional documents/information requested by Bank, Customer should also be able to: </w:t>
            </w:r>
          </w:p>
          <w:p w14:paraId="29E39CB8" w14:textId="77777777" w:rsidR="00EE4E5D" w:rsidRPr="003A7D8C" w:rsidRDefault="00EE4E5D" w:rsidP="00271FB8">
            <w:pPr>
              <w:pStyle w:val="ListParagraph"/>
              <w:numPr>
                <w:ilvl w:val="2"/>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Reply to the message</w:t>
            </w:r>
          </w:p>
          <w:p w14:paraId="17731259" w14:textId="0881C069" w:rsidR="00EE4E5D" w:rsidRDefault="00EE4E5D" w:rsidP="00271FB8">
            <w:pPr>
              <w:pStyle w:val="ListParagraph"/>
              <w:numPr>
                <w:ilvl w:val="2"/>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3A7D8C">
              <w:rPr>
                <w:rFonts w:asciiTheme="minorHAnsi" w:hAnsiTheme="minorHAnsi" w:cs="Tahoma"/>
                <w:sz w:val="22"/>
                <w:szCs w:val="22"/>
              </w:rPr>
              <w:t>Attach and submit required documents</w:t>
            </w:r>
            <w:r>
              <w:rPr>
                <w:rFonts w:asciiTheme="minorHAnsi" w:hAnsiTheme="minorHAnsi" w:cs="Tahoma"/>
                <w:sz w:val="22"/>
                <w:szCs w:val="22"/>
              </w:rPr>
              <w:t xml:space="preserve"> </w:t>
            </w:r>
          </w:p>
        </w:tc>
      </w:tr>
      <w:tr w:rsidR="00EE4E5D" w:rsidRPr="004C5B21" w14:paraId="0FB32CFB"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21F52FF5" w14:textId="77777777" w:rsidR="00EE4E5D" w:rsidRPr="004C5B21" w:rsidRDefault="00EE4E5D" w:rsidP="00271FB8">
            <w:pPr>
              <w:pStyle w:val="ListParagraph"/>
              <w:numPr>
                <w:ilvl w:val="3"/>
                <w:numId w:val="1"/>
              </w:numPr>
              <w:spacing w:before="120" w:after="120" w:line="276" w:lineRule="auto"/>
              <w:rPr>
                <w:rFonts w:asciiTheme="minorHAnsi" w:hAnsiTheme="minorHAnsi" w:cs="Tahoma"/>
                <w:b w:val="0"/>
                <w:sz w:val="22"/>
                <w:szCs w:val="22"/>
              </w:rPr>
            </w:pPr>
          </w:p>
        </w:tc>
        <w:tc>
          <w:tcPr>
            <w:tcW w:w="1463" w:type="pct"/>
            <w:gridSpan w:val="4"/>
          </w:tcPr>
          <w:p w14:paraId="4F1A9C3D" w14:textId="77777777" w:rsidR="00EE4E5D" w:rsidRPr="00F10306"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06D8E98F" w14:textId="3CD4E9D0" w:rsidR="00EE4E5D" w:rsidRPr="004101BD"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F10306">
              <w:rPr>
                <w:rFonts w:asciiTheme="minorHAnsi" w:hAnsiTheme="minorHAnsi" w:cs="Tahoma"/>
                <w:sz w:val="22"/>
                <w:szCs w:val="22"/>
              </w:rPr>
              <w:t xml:space="preserve">ArmSoft should get the message replies from System and log under </w:t>
            </w:r>
            <w:r w:rsidRPr="004101BD">
              <w:rPr>
                <w:rFonts w:asciiTheme="minorHAnsi" w:hAnsiTheme="minorHAnsi" w:cs="Tahoma"/>
                <w:sz w:val="22"/>
                <w:szCs w:val="22"/>
              </w:rPr>
              <w:t>loan records.</w:t>
            </w:r>
          </w:p>
          <w:p w14:paraId="563D7B61" w14:textId="07B61AB9" w:rsidR="00EE4E5D" w:rsidRPr="00EB2F82"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4101BD">
              <w:rPr>
                <w:rFonts w:asciiTheme="minorHAnsi" w:hAnsiTheme="minorHAnsi" w:cs="Tahoma"/>
                <w:sz w:val="22"/>
                <w:szCs w:val="22"/>
              </w:rPr>
              <w:t>ArmSoft should get the submitted documents from System and log under loan records.</w:t>
            </w:r>
          </w:p>
        </w:tc>
      </w:tr>
      <w:tr w:rsidR="00EE4E5D" w:rsidRPr="004C5B21" w14:paraId="6963348A"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1715B45F" w14:textId="77777777" w:rsidR="00EE4E5D" w:rsidRPr="004C5B21" w:rsidRDefault="00EE4E5D" w:rsidP="00271FB8">
            <w:pPr>
              <w:pStyle w:val="ListParagraph"/>
              <w:numPr>
                <w:ilvl w:val="3"/>
                <w:numId w:val="1"/>
              </w:numPr>
              <w:spacing w:before="120" w:after="120" w:line="276" w:lineRule="auto"/>
              <w:rPr>
                <w:rFonts w:asciiTheme="minorHAnsi" w:hAnsiTheme="minorHAnsi" w:cs="Tahoma"/>
                <w:b w:val="0"/>
                <w:sz w:val="22"/>
                <w:szCs w:val="22"/>
              </w:rPr>
            </w:pPr>
          </w:p>
        </w:tc>
        <w:tc>
          <w:tcPr>
            <w:tcW w:w="1463" w:type="pct"/>
            <w:gridSpan w:val="4"/>
          </w:tcPr>
          <w:p w14:paraId="5D6F3568" w14:textId="77777777"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36B56EAA" w14:textId="4AE8BB88" w:rsidR="00EE4E5D" w:rsidRDefault="00EE4E5D" w:rsidP="00271FB8">
            <w:pPr>
              <w:pStyle w:val="ListParagraph"/>
              <w:numPr>
                <w:ilvl w:val="0"/>
                <w:numId w:val="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Upon Customer reply submission of documents, assigned Loan Specialist should get a notification about reply/documents submission.</w:t>
            </w:r>
          </w:p>
        </w:tc>
      </w:tr>
      <w:tr w:rsidR="00EE4E5D" w:rsidRPr="004C5B21" w14:paraId="12313B0F"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557D742A"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3349DD0C" w14:textId="77777777" w:rsidR="00EE4E5D" w:rsidRDefault="00EE4E5D" w:rsidP="00CF4B0C">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10A1AF5D" w14:textId="0E60D14B" w:rsidR="00EE4E5D" w:rsidRDefault="00EE4E5D" w:rsidP="00CF4B0C">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Specialist should be able to update the status of loan in ArmSoft.</w:t>
            </w:r>
          </w:p>
          <w:p w14:paraId="7CFBCCB8" w14:textId="77777777" w:rsidR="00EE4E5D"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status should also be updated in SME lending app</w:t>
            </w:r>
          </w:p>
          <w:p w14:paraId="03660558" w14:textId="0E12F095" w:rsidR="00EE4E5D" w:rsidRPr="008B37B5"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When loan status is changed, Customer should receive a notification about this (SMS and email) Message</w:t>
            </w:r>
            <w:r w:rsidRPr="008B37B5">
              <w:rPr>
                <w:rFonts w:asciiTheme="minorHAnsi" w:hAnsiTheme="minorHAnsi" w:cs="Tahoma"/>
                <w:sz w:val="22"/>
                <w:szCs w:val="22"/>
              </w:rPr>
              <w:t xml:space="preserve">: </w:t>
            </w:r>
            <w:r w:rsidRPr="008B37B5">
              <w:rPr>
                <w:rFonts w:ascii="Sylfaen" w:hAnsi="Sylfaen" w:cs="Tahoma"/>
                <w:sz w:val="22"/>
                <w:szCs w:val="22"/>
                <w:lang w:val="hy-AM"/>
              </w:rPr>
              <w:t xml:space="preserve">Ձեր վարկի </w:t>
            </w:r>
            <w:r w:rsidR="00633E44" w:rsidRPr="008B37B5">
              <w:rPr>
                <w:rFonts w:ascii="Sylfaen" w:hAnsi="Sylfaen" w:cs="Tahoma"/>
                <w:sz w:val="22"/>
                <w:szCs w:val="22"/>
                <w:lang w:val="hy-AM"/>
              </w:rPr>
              <w:t>կարգավիճակ</w:t>
            </w:r>
            <w:r w:rsidRPr="008B37B5">
              <w:rPr>
                <w:rFonts w:ascii="Sylfaen" w:hAnsi="Sylfaen" w:cs="Tahoma"/>
                <w:sz w:val="22"/>
                <w:szCs w:val="22"/>
                <w:lang w:val="hy-AM"/>
              </w:rPr>
              <w:t>ը փոխվել է</w:t>
            </w:r>
            <w:r w:rsidR="000D43C5">
              <w:rPr>
                <w:rFonts w:ascii="Sylfaen" w:hAnsi="Sylfaen" w:cs="Tahoma"/>
                <w:sz w:val="22"/>
                <w:szCs w:val="22"/>
              </w:rPr>
              <w:t>.</w:t>
            </w:r>
            <w:r w:rsidR="000D43C5" w:rsidRPr="008B37B5">
              <w:rPr>
                <w:rFonts w:ascii="Sylfaen" w:hAnsi="Sylfaen" w:cs="Tahoma"/>
                <w:sz w:val="22"/>
                <w:szCs w:val="22"/>
                <w:lang w:val="hy-AM"/>
              </w:rPr>
              <w:t xml:space="preserve"> </w:t>
            </w:r>
            <w:r w:rsidRPr="008B37B5">
              <w:rPr>
                <w:rFonts w:ascii="Sylfaen" w:hAnsi="Sylfaen" w:cs="Tahoma"/>
                <w:sz w:val="22"/>
                <w:szCs w:val="22"/>
                <w:lang w:val="hy-AM"/>
              </w:rPr>
              <w:t xml:space="preserve">խնդրում ենք մուտք գործել Ձեր անձնական էջ: </w:t>
            </w:r>
          </w:p>
          <w:p w14:paraId="48DE4606" w14:textId="18C9A76A" w:rsidR="00EE4E5D" w:rsidRPr="00CF4B0C"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8B37B5">
              <w:rPr>
                <w:rFonts w:asciiTheme="minorHAnsi" w:hAnsiTheme="minorHAnsi" w:cs="Tahoma"/>
                <w:sz w:val="22"/>
                <w:szCs w:val="22"/>
              </w:rPr>
              <w:t>Customer should be able to login and see the loan status.</w:t>
            </w:r>
          </w:p>
        </w:tc>
      </w:tr>
      <w:tr w:rsidR="00EE4E5D" w:rsidRPr="004C5B21" w14:paraId="79795857"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56183610"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4D127F1C" w14:textId="77777777" w:rsidR="00EE4E5D" w:rsidRDefault="00EE4E5D" w:rsidP="00B27DD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79DEF567" w14:textId="33B1F50B" w:rsidR="00EE4E5D" w:rsidRPr="00A631B6" w:rsidRDefault="00EE4E5D" w:rsidP="00B27DD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hy-AM"/>
              </w:rPr>
            </w:pPr>
            <w:r>
              <w:rPr>
                <w:rFonts w:asciiTheme="minorHAnsi" w:hAnsiTheme="minorHAnsi" w:cs="Tahoma"/>
                <w:sz w:val="22"/>
                <w:szCs w:val="22"/>
              </w:rPr>
              <w:t xml:space="preserve">Signing of all agreements, including loan agreement, guarantee agreement, collateral agreement, is arranged off-line and will require customer to visit branch. The system should generate automat all possible agreements.  </w:t>
            </w:r>
          </w:p>
        </w:tc>
      </w:tr>
      <w:tr w:rsidR="00EE4E5D" w:rsidRPr="004C5B21" w14:paraId="3D8F0AB3"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auto"/>
          </w:tcPr>
          <w:p w14:paraId="46CA7450"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67D02F69" w14:textId="77777777" w:rsidR="00EE4E5D" w:rsidRDefault="00EE4E5D" w:rsidP="0027420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p>
        </w:tc>
        <w:tc>
          <w:tcPr>
            <w:tcW w:w="3059" w:type="pct"/>
            <w:gridSpan w:val="3"/>
            <w:shd w:val="clear" w:color="auto" w:fill="auto"/>
          </w:tcPr>
          <w:p w14:paraId="35CB5FE8" w14:textId="59A34663" w:rsidR="00EE4E5D" w:rsidRDefault="00EE4E5D" w:rsidP="00274203">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Specialist/Back-office Specialist arranges loan drawdown in ArmSoft manually.</w:t>
            </w:r>
          </w:p>
          <w:p w14:paraId="5FDD082A" w14:textId="242BB6DE" w:rsidR="00EE4E5D" w:rsidRPr="00274203" w:rsidRDefault="00EE4E5D" w:rsidP="00271FB8">
            <w:pPr>
              <w:pStyle w:val="ListParagraph"/>
              <w:numPr>
                <w:ilvl w:val="0"/>
                <w:numId w:val="2"/>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Loan status in SME lending app changes automatically and system sends notification to customer about status change.The same as 9.3.6</w:t>
            </w:r>
          </w:p>
        </w:tc>
      </w:tr>
      <w:tr w:rsidR="00EE4E5D" w:rsidRPr="004C5B21" w14:paraId="245FA676"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4A755402"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7B923DEB" w14:textId="77777777"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1224AF24" w14:textId="38B7BB1E"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Postconditions:</w:t>
            </w:r>
          </w:p>
        </w:tc>
      </w:tr>
      <w:tr w:rsidR="00EE4E5D" w:rsidRPr="004C5B21" w14:paraId="77D73795"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tcPr>
          <w:p w14:paraId="0481C10E"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23A039AB" w14:textId="77777777" w:rsidR="00EE4E5D" w:rsidRDefault="00EE4E5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p>
        </w:tc>
        <w:tc>
          <w:tcPr>
            <w:tcW w:w="3059" w:type="pct"/>
            <w:gridSpan w:val="3"/>
          </w:tcPr>
          <w:p w14:paraId="5A899503" w14:textId="345E6046" w:rsidR="00EE4E5D" w:rsidRDefault="00EE4E5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All agreements signed</w:t>
            </w:r>
          </w:p>
          <w:p w14:paraId="142AB35A" w14:textId="77777777" w:rsidR="00EE4E5D" w:rsidRDefault="00EE4E5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Loan drawn down</w:t>
            </w:r>
          </w:p>
          <w:p w14:paraId="00D7F4CE" w14:textId="405B2AFB" w:rsidR="00EE4E5D" w:rsidRPr="00334877" w:rsidRDefault="00EE4E5D" w:rsidP="00271FB8">
            <w:pPr>
              <w:pStyle w:val="ListParagraph"/>
              <w:numPr>
                <w:ilvl w:val="0"/>
                <w:numId w:val="6"/>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Loan related documentation is stored in ArmSoft under Customer’s profile, and Founder’s profile, where relevant.</w:t>
            </w:r>
          </w:p>
        </w:tc>
      </w:tr>
      <w:tr w:rsidR="00EE4E5D" w:rsidRPr="004C5B21" w14:paraId="634B7EE0"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35324056"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75B61F8C" w14:textId="77777777"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63DAFDE7" w14:textId="54D11F99"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sidRPr="004C5B21">
              <w:rPr>
                <w:rFonts w:asciiTheme="minorHAnsi" w:hAnsiTheme="minorHAnsi" w:cs="Arial"/>
                <w:b/>
                <w:sz w:val="22"/>
                <w:szCs w:val="22"/>
              </w:rPr>
              <w:t>Alternatives:</w:t>
            </w:r>
          </w:p>
        </w:tc>
      </w:tr>
      <w:tr w:rsidR="00EE4E5D" w:rsidRPr="004C5B21" w14:paraId="169E8D6B"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tcPr>
          <w:p w14:paraId="624F5028"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03991CD7" w14:textId="77777777" w:rsidR="00EE4E5D" w:rsidRDefault="00EE4E5D" w:rsidP="00DC44B7">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p>
        </w:tc>
        <w:tc>
          <w:tcPr>
            <w:tcW w:w="3059" w:type="pct"/>
            <w:gridSpan w:val="3"/>
          </w:tcPr>
          <w:p w14:paraId="2FF9A0E7" w14:textId="66E53E6F" w:rsidR="00EE4E5D" w:rsidRPr="004C5B21" w:rsidRDefault="00EE4E5D" w:rsidP="00DC44B7">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r w:rsidR="00EE4E5D" w:rsidRPr="004C5B21" w14:paraId="13988669" w14:textId="77777777" w:rsidTr="00EE4E5D">
        <w:trPr>
          <w:trHeight w:val="264"/>
        </w:trPr>
        <w:tc>
          <w:tcPr>
            <w:cnfStyle w:val="001000000000" w:firstRow="0" w:lastRow="0" w:firstColumn="1" w:lastColumn="0" w:oddVBand="0" w:evenVBand="0" w:oddHBand="0" w:evenHBand="0" w:firstRowFirstColumn="0" w:firstRowLastColumn="0" w:lastRowFirstColumn="0" w:lastRowLastColumn="0"/>
            <w:tcW w:w="478" w:type="pct"/>
            <w:shd w:val="clear" w:color="auto" w:fill="D9D9D9" w:themeFill="background1" w:themeFillShade="D9"/>
          </w:tcPr>
          <w:p w14:paraId="5BA410FE" w14:textId="77777777" w:rsidR="00EE4E5D" w:rsidRPr="004C5B21" w:rsidRDefault="00EE4E5D" w:rsidP="00271FB8">
            <w:pPr>
              <w:pStyle w:val="ListParagraph"/>
              <w:numPr>
                <w:ilvl w:val="1"/>
                <w:numId w:val="1"/>
              </w:numPr>
              <w:spacing w:before="120" w:after="120" w:line="276" w:lineRule="auto"/>
              <w:rPr>
                <w:rFonts w:asciiTheme="minorHAnsi" w:hAnsiTheme="minorHAnsi" w:cs="Tahoma"/>
                <w:b w:val="0"/>
                <w:sz w:val="22"/>
                <w:szCs w:val="22"/>
              </w:rPr>
            </w:pPr>
          </w:p>
        </w:tc>
        <w:tc>
          <w:tcPr>
            <w:tcW w:w="1463" w:type="pct"/>
            <w:gridSpan w:val="4"/>
            <w:shd w:val="clear" w:color="auto" w:fill="D9D9D9" w:themeFill="background1" w:themeFillShade="D9"/>
          </w:tcPr>
          <w:p w14:paraId="68D182ED" w14:textId="77777777" w:rsidR="00EE4E5D"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Arial"/>
                <w:b/>
                <w:sz w:val="22"/>
                <w:szCs w:val="22"/>
              </w:rPr>
            </w:pPr>
          </w:p>
        </w:tc>
        <w:tc>
          <w:tcPr>
            <w:tcW w:w="3059" w:type="pct"/>
            <w:gridSpan w:val="3"/>
            <w:shd w:val="clear" w:color="auto" w:fill="D9D9D9" w:themeFill="background1" w:themeFillShade="D9"/>
          </w:tcPr>
          <w:p w14:paraId="402CD948" w14:textId="23F428E4" w:rsidR="00EE4E5D" w:rsidRPr="004C5B21"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r>
              <w:rPr>
                <w:rFonts w:asciiTheme="minorHAnsi" w:hAnsiTheme="minorHAnsi" w:cs="Arial"/>
                <w:b/>
                <w:sz w:val="22"/>
                <w:szCs w:val="22"/>
              </w:rPr>
              <w:t>Exceptions (Errors and Warnings)</w:t>
            </w:r>
            <w:r w:rsidRPr="004C5B21">
              <w:rPr>
                <w:rFonts w:asciiTheme="minorHAnsi" w:hAnsiTheme="minorHAnsi" w:cs="Arial"/>
                <w:b/>
                <w:sz w:val="22"/>
                <w:szCs w:val="22"/>
              </w:rPr>
              <w:t>:</w:t>
            </w:r>
          </w:p>
        </w:tc>
      </w:tr>
      <w:tr w:rsidR="00EE4E5D" w:rsidRPr="004C5B21" w14:paraId="5337E4E0" w14:textId="77777777" w:rsidTr="00EE4E5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78" w:type="pct"/>
          </w:tcPr>
          <w:p w14:paraId="5D692928"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1463" w:type="pct"/>
            <w:gridSpan w:val="4"/>
          </w:tcPr>
          <w:p w14:paraId="2209785A" w14:textId="77777777" w:rsidR="00EE4E5D" w:rsidRDefault="00EE4E5D" w:rsidP="009351BF">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p>
        </w:tc>
        <w:tc>
          <w:tcPr>
            <w:tcW w:w="3059" w:type="pct"/>
            <w:gridSpan w:val="3"/>
          </w:tcPr>
          <w:p w14:paraId="265CDA85" w14:textId="48989E9B" w:rsidR="00EE4E5D" w:rsidRPr="004C5B21" w:rsidRDefault="00EE4E5D" w:rsidP="009351BF">
            <w:pPr>
              <w:pStyle w:val="NormalWeb"/>
              <w:spacing w:before="120" w:beforeAutospacing="0" w:after="12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rPr>
            </w:pPr>
            <w:r>
              <w:rPr>
                <w:rFonts w:asciiTheme="minorHAnsi" w:hAnsiTheme="minorHAnsi" w:cs="Arial"/>
                <w:sz w:val="22"/>
                <w:szCs w:val="22"/>
              </w:rPr>
              <w:t>N/A</w:t>
            </w:r>
          </w:p>
        </w:tc>
      </w:tr>
      <w:tr w:rsidR="00EE4E5D" w:rsidRPr="001E7EC9" w14:paraId="134DCA4A" w14:textId="77777777" w:rsidTr="00EE4E5D">
        <w:trPr>
          <w:trHeight w:val="159"/>
        </w:trPr>
        <w:tc>
          <w:tcPr>
            <w:cnfStyle w:val="001000000000" w:firstRow="0" w:lastRow="0" w:firstColumn="1" w:lastColumn="0" w:oddVBand="0" w:evenVBand="0" w:oddHBand="0" w:evenHBand="0" w:firstRowFirstColumn="0" w:firstRowLastColumn="0" w:lastRowFirstColumn="0" w:lastRowLastColumn="0"/>
            <w:tcW w:w="478" w:type="pct"/>
            <w:shd w:val="clear" w:color="auto" w:fill="C5E0B3" w:themeFill="accent6" w:themeFillTint="66"/>
          </w:tcPr>
          <w:p w14:paraId="553EB48F" w14:textId="77777777" w:rsidR="00EE4E5D" w:rsidRPr="001E7EC9" w:rsidRDefault="00EE4E5D" w:rsidP="00271FB8">
            <w:pPr>
              <w:pStyle w:val="ListParagraph"/>
              <w:numPr>
                <w:ilvl w:val="1"/>
                <w:numId w:val="1"/>
              </w:numPr>
              <w:spacing w:before="120" w:after="120" w:line="276" w:lineRule="auto"/>
              <w:rPr>
                <w:rFonts w:asciiTheme="minorHAnsi" w:hAnsiTheme="minorHAnsi" w:cs="Tahoma"/>
                <w:sz w:val="22"/>
                <w:szCs w:val="22"/>
              </w:rPr>
            </w:pPr>
          </w:p>
        </w:tc>
        <w:tc>
          <w:tcPr>
            <w:tcW w:w="1463" w:type="pct"/>
            <w:gridSpan w:val="4"/>
            <w:shd w:val="clear" w:color="auto" w:fill="C5E0B3" w:themeFill="accent6" w:themeFillTint="66"/>
          </w:tcPr>
          <w:p w14:paraId="18339556" w14:textId="77777777" w:rsidR="00EE4E5D" w:rsidRPr="001E7EC9" w:rsidRDefault="00EE4E5D" w:rsidP="00CB29F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b/>
                <w:sz w:val="22"/>
                <w:szCs w:val="22"/>
              </w:rPr>
            </w:pPr>
          </w:p>
        </w:tc>
        <w:tc>
          <w:tcPr>
            <w:tcW w:w="3059" w:type="pct"/>
            <w:gridSpan w:val="3"/>
            <w:shd w:val="clear" w:color="auto" w:fill="C5E0B3" w:themeFill="accent6" w:themeFillTint="66"/>
          </w:tcPr>
          <w:p w14:paraId="61A1B29B" w14:textId="605AD894" w:rsidR="00EE4E5D" w:rsidRPr="00253B73" w:rsidRDefault="00EE4E5D" w:rsidP="00CB29F2">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b/>
                <w:bCs/>
                <w:sz w:val="22"/>
                <w:szCs w:val="22"/>
              </w:rPr>
            </w:pPr>
            <w:r w:rsidRPr="001E7EC9">
              <w:rPr>
                <w:rFonts w:asciiTheme="minorHAnsi" w:hAnsiTheme="minorHAnsi" w:cs="Tahoma"/>
                <w:b/>
                <w:sz w:val="22"/>
                <w:szCs w:val="22"/>
              </w:rPr>
              <w:t xml:space="preserve">Field Specifications: </w:t>
            </w:r>
            <w:r>
              <w:rPr>
                <w:rFonts w:asciiTheme="minorHAnsi" w:hAnsiTheme="minorHAnsi" w:cs="Tahoma"/>
                <w:b/>
                <w:sz w:val="22"/>
                <w:szCs w:val="22"/>
              </w:rPr>
              <w:t>Additional application form fields for manual processing</w:t>
            </w:r>
          </w:p>
        </w:tc>
      </w:tr>
      <w:tr w:rsidR="00EE4E5D" w:rsidRPr="004C5B21" w14:paraId="15E9EE12" w14:textId="77777777" w:rsidTr="00EE4E5D">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478" w:type="pct"/>
            <w:shd w:val="clear" w:color="auto" w:fill="C5E0B3" w:themeFill="accent6" w:themeFillTint="66"/>
          </w:tcPr>
          <w:p w14:paraId="2A563487" w14:textId="77777777" w:rsidR="00EE4E5D" w:rsidRPr="00246F18" w:rsidRDefault="00EE4E5D" w:rsidP="009351BF">
            <w:pPr>
              <w:spacing w:before="120" w:after="120" w:line="276" w:lineRule="auto"/>
              <w:ind w:left="170"/>
              <w:rPr>
                <w:rFonts w:asciiTheme="minorHAnsi" w:hAnsiTheme="minorHAnsi" w:cs="Tahoma"/>
                <w:sz w:val="22"/>
                <w:szCs w:val="22"/>
              </w:rPr>
            </w:pPr>
          </w:p>
        </w:tc>
        <w:tc>
          <w:tcPr>
            <w:tcW w:w="758" w:type="pct"/>
            <w:shd w:val="clear" w:color="auto" w:fill="C5E0B3" w:themeFill="accent6" w:themeFillTint="66"/>
          </w:tcPr>
          <w:p w14:paraId="4829E8FF" w14:textId="77777777" w:rsidR="00EE4E5D" w:rsidRPr="004C5B21"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Field Name</w:t>
            </w:r>
          </w:p>
        </w:tc>
        <w:tc>
          <w:tcPr>
            <w:tcW w:w="399" w:type="pct"/>
            <w:shd w:val="clear" w:color="auto" w:fill="C5E0B3" w:themeFill="accent6" w:themeFillTint="66"/>
          </w:tcPr>
          <w:p w14:paraId="0ADC6332" w14:textId="77777777" w:rsidR="00EE4E5D" w:rsidRPr="00246F18"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46F18">
              <w:rPr>
                <w:rFonts w:asciiTheme="minorHAnsi" w:hAnsiTheme="minorHAnsi" w:cs="Tahoma"/>
                <w:sz w:val="22"/>
                <w:szCs w:val="22"/>
              </w:rPr>
              <w:t>Type</w:t>
            </w:r>
          </w:p>
        </w:tc>
        <w:tc>
          <w:tcPr>
            <w:tcW w:w="200" w:type="pct"/>
            <w:shd w:val="clear" w:color="auto" w:fill="C5E0B3" w:themeFill="accent6" w:themeFillTint="66"/>
          </w:tcPr>
          <w:p w14:paraId="43D61F80" w14:textId="77777777" w:rsidR="00EE4E5D" w:rsidRPr="00246F18"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Edit.</w:t>
            </w:r>
          </w:p>
        </w:tc>
        <w:tc>
          <w:tcPr>
            <w:tcW w:w="239" w:type="pct"/>
            <w:gridSpan w:val="2"/>
            <w:shd w:val="clear" w:color="auto" w:fill="C5E0B3" w:themeFill="accent6" w:themeFillTint="66"/>
          </w:tcPr>
          <w:p w14:paraId="08833D08" w14:textId="77777777" w:rsidR="00EE4E5D" w:rsidRPr="00246F18"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Mand.</w:t>
            </w:r>
          </w:p>
        </w:tc>
        <w:tc>
          <w:tcPr>
            <w:tcW w:w="1463" w:type="pct"/>
            <w:shd w:val="clear" w:color="auto" w:fill="C5E0B3" w:themeFill="accent6" w:themeFillTint="66"/>
          </w:tcPr>
          <w:p w14:paraId="02E220DF" w14:textId="15829239" w:rsidR="00EE4E5D"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Pop up messages to customers</w:t>
            </w:r>
          </w:p>
        </w:tc>
        <w:tc>
          <w:tcPr>
            <w:tcW w:w="1463" w:type="pct"/>
            <w:shd w:val="clear" w:color="auto" w:fill="C5E0B3" w:themeFill="accent6" w:themeFillTint="66"/>
          </w:tcPr>
          <w:p w14:paraId="2DC912FB" w14:textId="0DF4C97B" w:rsidR="00EE4E5D" w:rsidRPr="00246F18"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Description</w:t>
            </w:r>
          </w:p>
        </w:tc>
      </w:tr>
      <w:tr w:rsidR="00EE4E5D" w:rsidRPr="004C5B21" w14:paraId="31ACEE42"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4A5ED592"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33342240" w14:textId="343999E3" w:rsidR="00EE4E5D"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 amount </w:t>
            </w:r>
          </w:p>
        </w:tc>
        <w:tc>
          <w:tcPr>
            <w:tcW w:w="399" w:type="pct"/>
          </w:tcPr>
          <w:p w14:paraId="7212AD6A" w14:textId="38709D99" w:rsidR="00EE4E5D" w:rsidRDefault="00EE4E5D" w:rsidP="009351BF">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00" w:type="pct"/>
          </w:tcPr>
          <w:p w14:paraId="5193B63D" w14:textId="14510A4D" w:rsidR="00EE4E5D" w:rsidRPr="009A133E" w:rsidRDefault="00EE4E5D" w:rsidP="009351BF">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V</w:t>
            </w:r>
          </w:p>
        </w:tc>
        <w:tc>
          <w:tcPr>
            <w:tcW w:w="239" w:type="pct"/>
            <w:gridSpan w:val="2"/>
          </w:tcPr>
          <w:p w14:paraId="2AC33062" w14:textId="0E7ADF50" w:rsidR="00EE4E5D" w:rsidRDefault="00EE4E5D" w:rsidP="009351BF">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65CAD240" w14:textId="77777777" w:rsidR="00EE4E5D" w:rsidRPr="00C036C1" w:rsidRDefault="00EE4E5D" w:rsidP="00C036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p>
        </w:tc>
        <w:tc>
          <w:tcPr>
            <w:tcW w:w="1463" w:type="pct"/>
          </w:tcPr>
          <w:p w14:paraId="3133F78F" w14:textId="3813AC6E" w:rsidR="00EE4E5D" w:rsidRPr="00C036C1" w:rsidRDefault="00EE4E5D" w:rsidP="00C036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C036C1">
              <w:rPr>
                <w:rFonts w:asciiTheme="minorHAnsi" w:hAnsiTheme="minorHAnsi" w:cs="Tahoma"/>
                <w:i/>
                <w:sz w:val="22"/>
                <w:szCs w:val="22"/>
              </w:rPr>
              <w:t>Should be transferred from automatic section if it’s filled</w:t>
            </w:r>
            <w:r>
              <w:rPr>
                <w:rFonts w:asciiTheme="minorHAnsi" w:hAnsiTheme="minorHAnsi" w:cs="Tahoma"/>
                <w:sz w:val="22"/>
                <w:szCs w:val="22"/>
              </w:rPr>
              <w:t xml:space="preserve"> </w:t>
            </w:r>
          </w:p>
        </w:tc>
      </w:tr>
      <w:tr w:rsidR="00EE4E5D" w:rsidRPr="004C5B21" w14:paraId="19CA9DD7"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2D92A4A4"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6DC2F906" w14:textId="189A8C6D" w:rsidR="00EE4E5D"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 currency </w:t>
            </w:r>
          </w:p>
        </w:tc>
        <w:tc>
          <w:tcPr>
            <w:tcW w:w="399" w:type="pct"/>
          </w:tcPr>
          <w:p w14:paraId="6BD84606" w14:textId="048F4228" w:rsidR="00EE4E5D" w:rsidRDefault="00EE4E5D" w:rsidP="009351BF">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Drop down </w:t>
            </w:r>
          </w:p>
        </w:tc>
        <w:tc>
          <w:tcPr>
            <w:tcW w:w="200" w:type="pct"/>
          </w:tcPr>
          <w:p w14:paraId="63035548" w14:textId="402FF097" w:rsidR="00EE4E5D" w:rsidRDefault="00EE4E5D" w:rsidP="009351BF">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11EB83CD" w14:textId="19C17D67" w:rsidR="00EE4E5D" w:rsidRDefault="00EE4E5D" w:rsidP="009351BF">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21039379" w14:textId="77777777" w:rsidR="00EE4E5D" w:rsidRPr="006C131B"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i/>
                <w:sz w:val="22"/>
                <w:szCs w:val="22"/>
                <w:lang w:val="hy-AM"/>
              </w:rPr>
            </w:pPr>
          </w:p>
        </w:tc>
        <w:tc>
          <w:tcPr>
            <w:tcW w:w="1463" w:type="pct"/>
          </w:tcPr>
          <w:p w14:paraId="132BFE61" w14:textId="30F0CD5F" w:rsidR="00EE4E5D" w:rsidRPr="00C036C1"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r w:rsidRPr="00C036C1">
              <w:rPr>
                <w:rFonts w:asciiTheme="minorHAnsi" w:hAnsiTheme="minorHAnsi" w:cs="Tahoma"/>
                <w:i/>
                <w:sz w:val="22"/>
                <w:szCs w:val="22"/>
              </w:rPr>
              <w:t>Should be transferred from automatic section if it’s filled</w:t>
            </w:r>
          </w:p>
        </w:tc>
      </w:tr>
      <w:tr w:rsidR="00EE4E5D" w:rsidRPr="004C5B21" w14:paraId="3BD31B3B"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523D347D"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11138970" w14:textId="018F7575" w:rsidR="00EE4E5D" w:rsidRDefault="00EE4E5D" w:rsidP="00EF2D20">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 term  </w:t>
            </w:r>
          </w:p>
        </w:tc>
        <w:tc>
          <w:tcPr>
            <w:tcW w:w="399" w:type="pct"/>
          </w:tcPr>
          <w:p w14:paraId="358C41FD" w14:textId="336F5860" w:rsidR="00EE4E5D" w:rsidRDefault="00EE4E5D" w:rsidP="00C036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00" w:type="pct"/>
          </w:tcPr>
          <w:p w14:paraId="60CC5881" w14:textId="0A03139F" w:rsidR="00EE4E5D" w:rsidRDefault="00EE4E5D" w:rsidP="00C036C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1A6C45A6" w14:textId="5739DE8C" w:rsidR="00EE4E5D" w:rsidRDefault="00EE4E5D" w:rsidP="00C036C1">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49BC4C86" w14:textId="77777777" w:rsidR="00EE4E5D" w:rsidRDefault="00EE4E5D" w:rsidP="00C036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p>
        </w:tc>
        <w:tc>
          <w:tcPr>
            <w:tcW w:w="1463" w:type="pct"/>
          </w:tcPr>
          <w:p w14:paraId="0F39EA03" w14:textId="213D5A42" w:rsidR="00EE4E5D" w:rsidRPr="002E6BD6" w:rsidRDefault="00EE4E5D" w:rsidP="00C036C1">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r>
              <w:rPr>
                <w:rFonts w:asciiTheme="minorHAnsi" w:hAnsiTheme="minorHAnsi" w:cs="Tahoma"/>
                <w:i/>
                <w:sz w:val="22"/>
                <w:szCs w:val="22"/>
              </w:rPr>
              <w:t>Format: 36 months</w:t>
            </w:r>
          </w:p>
        </w:tc>
      </w:tr>
      <w:tr w:rsidR="00EE4E5D" w:rsidRPr="004C5B21" w14:paraId="495FC3BB"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56CA4E35"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2A2724B1" w14:textId="25FD4E25" w:rsidR="00EE4E5D"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Annual interest rate  </w:t>
            </w:r>
          </w:p>
        </w:tc>
        <w:tc>
          <w:tcPr>
            <w:tcW w:w="399" w:type="pct"/>
          </w:tcPr>
          <w:p w14:paraId="3AB7612F" w14:textId="1F09BD2C" w:rsidR="00EE4E5D"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Percent </w:t>
            </w:r>
          </w:p>
        </w:tc>
        <w:tc>
          <w:tcPr>
            <w:tcW w:w="200" w:type="pct"/>
          </w:tcPr>
          <w:p w14:paraId="28181B79" w14:textId="11CD9756" w:rsidR="00EE4E5D" w:rsidRDefault="00EE4E5D" w:rsidP="00C036C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3FE2AACD" w14:textId="53AB0851" w:rsidR="00EE4E5D" w:rsidRDefault="00EE4E5D" w:rsidP="00C036C1">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77B7D277" w14:textId="77777777" w:rsidR="00EE4E5D" w:rsidRPr="002E6BD6"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p>
        </w:tc>
        <w:tc>
          <w:tcPr>
            <w:tcW w:w="1463" w:type="pct"/>
          </w:tcPr>
          <w:p w14:paraId="75BF5D00" w14:textId="57D09382" w:rsidR="00EE4E5D" w:rsidRDefault="00EE4E5D" w:rsidP="00C036C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r w:rsidRPr="002E6BD6">
              <w:rPr>
                <w:rFonts w:asciiTheme="minorHAnsi" w:hAnsiTheme="minorHAnsi" w:cs="Tahoma"/>
                <w:i/>
                <w:sz w:val="22"/>
                <w:szCs w:val="22"/>
              </w:rPr>
              <w:t>Format: 17%</w:t>
            </w:r>
          </w:p>
        </w:tc>
      </w:tr>
      <w:tr w:rsidR="00EE4E5D" w:rsidRPr="004C5B21" w14:paraId="1005AF40"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2848D122"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0C8BC8DE" w14:textId="21746962" w:rsidR="00EE4E5D" w:rsidRPr="00CA0098"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Pr>
                <w:rFonts w:ascii="Sylfaen" w:hAnsi="Sylfaen" w:cs="Tahoma"/>
                <w:sz w:val="22"/>
                <w:szCs w:val="22"/>
              </w:rPr>
              <w:t>Loan repayment form</w:t>
            </w:r>
          </w:p>
        </w:tc>
        <w:tc>
          <w:tcPr>
            <w:tcW w:w="399" w:type="pct"/>
          </w:tcPr>
          <w:p w14:paraId="69A59302" w14:textId="11DC963A" w:rsidR="00EE4E5D" w:rsidRPr="009A133E"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Drop down</w:t>
            </w:r>
          </w:p>
        </w:tc>
        <w:tc>
          <w:tcPr>
            <w:tcW w:w="200" w:type="pct"/>
          </w:tcPr>
          <w:p w14:paraId="1005B3EF" w14:textId="078B9F6F" w:rsidR="00EE4E5D" w:rsidRPr="009A133E"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239" w:type="pct"/>
            <w:gridSpan w:val="2"/>
          </w:tcPr>
          <w:p w14:paraId="45D48322" w14:textId="6825183F" w:rsidR="00EE4E5D" w:rsidRPr="00CA0098"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Pr>
                <w:rFonts w:asciiTheme="minorHAnsi" w:hAnsiTheme="minorHAnsi" w:cs="Tahoma"/>
                <w:sz w:val="22"/>
                <w:szCs w:val="22"/>
              </w:rPr>
              <w:t>V</w:t>
            </w:r>
          </w:p>
        </w:tc>
        <w:tc>
          <w:tcPr>
            <w:tcW w:w="1463" w:type="pct"/>
          </w:tcPr>
          <w:p w14:paraId="6076D95E" w14:textId="35CFB035" w:rsidR="004C5F80" w:rsidRPr="008B37B5" w:rsidRDefault="006C131B" w:rsidP="008B37B5">
            <w:pPr>
              <w:pStyle w:val="ListParagraph"/>
              <w:numPr>
                <w:ilvl w:val="0"/>
                <w:numId w:val="21"/>
              </w:numPr>
              <w:spacing w:before="120" w:after="120" w:line="276" w:lineRule="auto"/>
              <w:ind w:left="262" w:hanging="262"/>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Անուիտետային /վարկի</w:t>
            </w:r>
            <w:r w:rsidR="000D43C5">
              <w:rPr>
                <w:rFonts w:ascii="Sylfaen" w:hAnsi="Sylfaen" w:cs="Arial"/>
                <w:i/>
                <w:sz w:val="22"/>
                <w:szCs w:val="22"/>
              </w:rPr>
              <w:t xml:space="preserve"> մայր</w:t>
            </w:r>
            <w:r w:rsidRPr="008B37B5">
              <w:rPr>
                <w:rFonts w:ascii="Sylfaen" w:hAnsi="Sylfaen" w:cs="Arial"/>
                <w:i/>
                <w:sz w:val="22"/>
                <w:szCs w:val="22"/>
                <w:lang w:val="hy-AM"/>
              </w:rPr>
              <w:t xml:space="preserve"> գումարի և տոկոսագումարի հանրագումարը վճարվում է ամսական պարբերականությամբ</w:t>
            </w:r>
            <w:r w:rsidR="004C5F80" w:rsidRPr="008B37B5">
              <w:rPr>
                <w:rFonts w:ascii="Sylfaen" w:hAnsi="Sylfaen" w:cs="Arial"/>
                <w:i/>
                <w:sz w:val="22"/>
                <w:szCs w:val="22"/>
                <w:lang w:val="hy-AM"/>
              </w:rPr>
              <w:t>/</w:t>
            </w:r>
          </w:p>
          <w:p w14:paraId="105AE2B5" w14:textId="07E10B67" w:rsidR="004C5F80" w:rsidRPr="008B37B5" w:rsidRDefault="004C5F80" w:rsidP="008B37B5">
            <w:pPr>
              <w:pStyle w:val="ListParagraph"/>
              <w:numPr>
                <w:ilvl w:val="0"/>
                <w:numId w:val="21"/>
              </w:numPr>
              <w:spacing w:before="120" w:after="120" w:line="276" w:lineRule="auto"/>
              <w:ind w:left="262" w:hanging="262"/>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 xml:space="preserve">Դիֆերենցված /Վարկի </w:t>
            </w:r>
            <w:r w:rsidR="000D43C5" w:rsidRPr="0028102E">
              <w:rPr>
                <w:rFonts w:ascii="Sylfaen" w:hAnsi="Sylfaen" w:cs="Arial"/>
                <w:i/>
                <w:sz w:val="22"/>
                <w:szCs w:val="22"/>
                <w:lang w:val="hy-AM"/>
              </w:rPr>
              <w:t xml:space="preserve">մայր </w:t>
            </w:r>
            <w:r w:rsidRPr="008B37B5">
              <w:rPr>
                <w:rFonts w:ascii="Sylfaen" w:hAnsi="Sylfaen" w:cs="Arial"/>
                <w:i/>
                <w:sz w:val="22"/>
                <w:szCs w:val="22"/>
                <w:lang w:val="hy-AM"/>
              </w:rPr>
              <w:t>գումարը վճարվում է հավասարաչափ, տոկոսագումարը նվազում է`հաշվարկվելով</w:t>
            </w:r>
            <w:r w:rsidR="000D43C5" w:rsidRPr="0028102E">
              <w:rPr>
                <w:rFonts w:ascii="Sylfaen" w:hAnsi="Sylfaen" w:cs="Arial"/>
                <w:i/>
                <w:sz w:val="22"/>
                <w:szCs w:val="22"/>
                <w:lang w:val="hy-AM"/>
              </w:rPr>
              <w:t xml:space="preserve"> վարկի</w:t>
            </w:r>
            <w:r w:rsidRPr="008B37B5">
              <w:rPr>
                <w:rFonts w:ascii="Sylfaen" w:hAnsi="Sylfaen" w:cs="Arial"/>
                <w:i/>
                <w:sz w:val="22"/>
                <w:szCs w:val="22"/>
                <w:lang w:val="hy-AM"/>
              </w:rPr>
              <w:t xml:space="preserve"> մնացորդի նկատմամբ, վարկի</w:t>
            </w:r>
            <w:r w:rsidR="000D43C5" w:rsidRPr="0028102E">
              <w:rPr>
                <w:rFonts w:ascii="Sylfaen" w:hAnsi="Sylfaen" w:cs="Arial"/>
                <w:i/>
                <w:sz w:val="22"/>
                <w:szCs w:val="22"/>
                <w:lang w:val="hy-AM"/>
              </w:rPr>
              <w:t xml:space="preserve"> </w:t>
            </w:r>
            <w:r w:rsidR="000D43C5" w:rsidRPr="0028102E">
              <w:rPr>
                <w:rFonts w:ascii="Sylfaen" w:hAnsi="Sylfaen" w:cs="Arial"/>
                <w:i/>
                <w:sz w:val="22"/>
                <w:szCs w:val="22"/>
                <w:lang w:val="hy-AM"/>
              </w:rPr>
              <w:lastRenderedPageBreak/>
              <w:t>մայր</w:t>
            </w:r>
            <w:r w:rsidRPr="008B37B5">
              <w:rPr>
                <w:rFonts w:ascii="Sylfaen" w:hAnsi="Sylfaen" w:cs="Arial"/>
                <w:i/>
                <w:sz w:val="22"/>
                <w:szCs w:val="22"/>
                <w:lang w:val="hy-AM"/>
              </w:rPr>
              <w:t xml:space="preserve"> գումարը և տոկոսագումարի վճարումները կատարվում են ամսական պարբերականությամբ/</w:t>
            </w:r>
          </w:p>
          <w:p w14:paraId="6CDC709A" w14:textId="7EE94529" w:rsidR="004C5F80" w:rsidRPr="008B37B5" w:rsidRDefault="004C5F80" w:rsidP="000D43C5">
            <w:pPr>
              <w:pStyle w:val="ListParagraph"/>
              <w:numPr>
                <w:ilvl w:val="0"/>
                <w:numId w:val="21"/>
              </w:numPr>
              <w:spacing w:before="120" w:after="120" w:line="276" w:lineRule="auto"/>
              <w:ind w:left="262" w:hanging="262"/>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Խառը /հաճախորդի համար մարումների նախընտրելի ժամանակացույց, սակայն 1 տարվա ընթացքում վճարվող ընդհանուր մայր գումարը պետք է կազմի</w:t>
            </w:r>
            <w:r w:rsidR="00923B02" w:rsidRPr="008B37B5">
              <w:rPr>
                <w:rFonts w:ascii="Sylfaen" w:hAnsi="Sylfaen" w:cs="Arial"/>
                <w:i/>
                <w:sz w:val="22"/>
                <w:szCs w:val="22"/>
                <w:lang w:val="hy-AM"/>
              </w:rPr>
              <w:t xml:space="preserve"> </w:t>
            </w:r>
            <w:r w:rsidR="000D43C5" w:rsidRPr="008B37B5">
              <w:rPr>
                <w:rFonts w:ascii="Sylfaen" w:hAnsi="Sylfaen" w:cs="Arial"/>
                <w:i/>
                <w:sz w:val="22"/>
                <w:szCs w:val="22"/>
                <w:lang w:val="hy-AM"/>
              </w:rPr>
              <w:t>վարկ</w:t>
            </w:r>
            <w:r w:rsidR="000D43C5" w:rsidRPr="0028102E">
              <w:rPr>
                <w:rFonts w:ascii="Sylfaen" w:hAnsi="Sylfaen" w:cs="Arial"/>
                <w:i/>
                <w:sz w:val="22"/>
                <w:szCs w:val="22"/>
                <w:lang w:val="hy-AM"/>
              </w:rPr>
              <w:t>ի</w:t>
            </w:r>
            <w:r w:rsidR="000D43C5" w:rsidRPr="008B37B5">
              <w:rPr>
                <w:rFonts w:ascii="Sylfaen" w:hAnsi="Sylfaen" w:cs="Arial"/>
                <w:i/>
                <w:sz w:val="22"/>
                <w:szCs w:val="22"/>
                <w:lang w:val="hy-AM"/>
              </w:rPr>
              <w:t xml:space="preserve"> </w:t>
            </w:r>
            <w:r w:rsidR="00923B02" w:rsidRPr="008B37B5">
              <w:rPr>
                <w:rFonts w:ascii="Sylfaen" w:hAnsi="Sylfaen" w:cs="Arial"/>
                <w:i/>
                <w:sz w:val="22"/>
                <w:szCs w:val="22"/>
                <w:lang w:val="hy-AM"/>
              </w:rPr>
              <w:t>պայմանագրային գումարի առնվազն 15%-ը, տոկոսագումարը վճարվում է ամսական պարբերականությամբ/</w:t>
            </w:r>
            <w:r w:rsidRPr="008B37B5">
              <w:rPr>
                <w:rFonts w:ascii="Sylfaen" w:hAnsi="Sylfaen" w:cs="Arial"/>
                <w:i/>
                <w:sz w:val="22"/>
                <w:szCs w:val="22"/>
                <w:lang w:val="hy-AM"/>
              </w:rPr>
              <w:t xml:space="preserve"> </w:t>
            </w:r>
          </w:p>
        </w:tc>
        <w:tc>
          <w:tcPr>
            <w:tcW w:w="1463" w:type="pct"/>
          </w:tcPr>
          <w:p w14:paraId="04B788BF" w14:textId="6212232D" w:rsidR="00EE4E5D" w:rsidRPr="00CA0098"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highlight w:val="yellow"/>
              </w:rPr>
            </w:pPr>
            <w:r>
              <w:rPr>
                <w:rFonts w:asciiTheme="minorHAnsi" w:hAnsiTheme="minorHAnsi" w:cs="Tahoma"/>
                <w:i/>
                <w:sz w:val="22"/>
                <w:szCs w:val="22"/>
              </w:rPr>
              <w:lastRenderedPageBreak/>
              <w:t>The system should describe each of type and give a message when choosing a type differentiated</w:t>
            </w:r>
            <w:r>
              <w:rPr>
                <w:rFonts w:ascii="Sylfaen" w:hAnsi="Sylfaen" w:cs="Tahoma"/>
                <w:i/>
                <w:sz w:val="22"/>
                <w:szCs w:val="22"/>
              </w:rPr>
              <w:t xml:space="preserve"> or mixed their interest rate will increase. </w:t>
            </w:r>
          </w:p>
        </w:tc>
      </w:tr>
      <w:tr w:rsidR="00EE4E5D" w:rsidRPr="004C5B21" w14:paraId="3C6103FD"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2CC86B5E"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1FCBD330" w14:textId="36EBBCA1" w:rsidR="00EE4E5D" w:rsidRPr="00C036C1"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rPr>
            </w:pPr>
            <w:r>
              <w:rPr>
                <w:rFonts w:asciiTheme="minorHAnsi" w:hAnsiTheme="minorHAnsi" w:cs="Tahoma"/>
                <w:sz w:val="22"/>
                <w:szCs w:val="22"/>
              </w:rPr>
              <w:t>Purpose of loan</w:t>
            </w:r>
          </w:p>
        </w:tc>
        <w:tc>
          <w:tcPr>
            <w:tcW w:w="399" w:type="pct"/>
          </w:tcPr>
          <w:p w14:paraId="69718A56" w14:textId="5FE8E8CF" w:rsidR="00EE4E5D"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Drop down</w:t>
            </w:r>
          </w:p>
        </w:tc>
        <w:tc>
          <w:tcPr>
            <w:tcW w:w="200" w:type="pct"/>
          </w:tcPr>
          <w:p w14:paraId="43D50465" w14:textId="6A1809DC" w:rsidR="00EE4E5D"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5E1679E5" w14:textId="58DF1E0B" w:rsidR="00EE4E5D"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18C1A4CD" w14:textId="76E777EC" w:rsidR="00EE4E5D" w:rsidRPr="008B37B5" w:rsidRDefault="00D12BAA" w:rsidP="00D12BA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 xml:space="preserve">Վարկերը պետք է օգտագործվեն շրջանառու և/կամ  հիմնական միջոցների ձեռքբերման, այլ ներդրումների, այլ բանկերում/վարկային կազմակերպություններում գործող բիզնես վարկերի տեղափոխման, բիզնեսի ընթացիկ ծախսերի նպատակով:  </w:t>
            </w:r>
          </w:p>
        </w:tc>
        <w:tc>
          <w:tcPr>
            <w:tcW w:w="1463" w:type="pct"/>
          </w:tcPr>
          <w:p w14:paraId="1F4F32EA" w14:textId="5FD8BC6E" w:rsidR="00EE4E5D" w:rsidRPr="00C309D7"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rPr>
            </w:pPr>
          </w:p>
        </w:tc>
      </w:tr>
      <w:tr w:rsidR="00EE4E5D" w:rsidRPr="004C5B21" w14:paraId="780EDE81"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70E2D799"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49760EDA" w14:textId="155C83AB"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Loan grace period </w:t>
            </w:r>
          </w:p>
        </w:tc>
        <w:tc>
          <w:tcPr>
            <w:tcW w:w="399" w:type="pct"/>
          </w:tcPr>
          <w:p w14:paraId="5124AE37" w14:textId="7A708215"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Number </w:t>
            </w:r>
          </w:p>
        </w:tc>
        <w:tc>
          <w:tcPr>
            <w:tcW w:w="200" w:type="pct"/>
          </w:tcPr>
          <w:p w14:paraId="073C58D6" w14:textId="493B63A7" w:rsidR="00EE4E5D"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3128CFF4" w14:textId="066AD99C" w:rsidR="00EE4E5D"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c>
          <w:tcPr>
            <w:tcW w:w="1463" w:type="pct"/>
          </w:tcPr>
          <w:p w14:paraId="2E447B75" w14:textId="4B214312" w:rsidR="00EE4E5D" w:rsidRPr="008B37B5" w:rsidRDefault="00D12BAA" w:rsidP="00805A8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 xml:space="preserve">Խնդրում ենք նշել վարկի </w:t>
            </w:r>
            <w:r w:rsidR="006E061B">
              <w:rPr>
                <w:rFonts w:ascii="Sylfaen" w:hAnsi="Sylfaen" w:cs="Arial"/>
                <w:i/>
                <w:sz w:val="22"/>
                <w:szCs w:val="22"/>
                <w:lang w:val="hy-AM"/>
              </w:rPr>
              <w:t xml:space="preserve">մայր գումարի </w:t>
            </w:r>
            <w:r w:rsidRPr="008B37B5">
              <w:rPr>
                <w:rFonts w:ascii="Sylfaen" w:hAnsi="Sylfaen" w:cs="Arial"/>
                <w:i/>
                <w:sz w:val="22"/>
                <w:szCs w:val="22"/>
                <w:lang w:val="hy-AM"/>
              </w:rPr>
              <w:t>համար անհրաժեշտ արտոնյալ ժամանակահատված</w:t>
            </w:r>
            <w:r w:rsidR="005551A1">
              <w:rPr>
                <w:rFonts w:ascii="Sylfaen" w:hAnsi="Sylfaen" w:cs="Arial"/>
                <w:i/>
                <w:sz w:val="22"/>
                <w:szCs w:val="22"/>
              </w:rPr>
              <w:t>ն</w:t>
            </w:r>
            <w:r w:rsidRPr="008B37B5">
              <w:rPr>
                <w:rFonts w:ascii="Sylfaen" w:hAnsi="Sylfaen" w:cs="Arial"/>
                <w:i/>
                <w:sz w:val="22"/>
                <w:szCs w:val="22"/>
                <w:lang w:val="hy-AM"/>
              </w:rPr>
              <w:t xml:space="preserve"> ամիսներով: </w:t>
            </w:r>
          </w:p>
        </w:tc>
        <w:tc>
          <w:tcPr>
            <w:tcW w:w="1463" w:type="pct"/>
          </w:tcPr>
          <w:p w14:paraId="05BE7EB0" w14:textId="57DC01F8"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i/>
                <w:sz w:val="22"/>
                <w:szCs w:val="22"/>
              </w:rPr>
              <w:t xml:space="preserve">Format: 6 months </w:t>
            </w:r>
          </w:p>
        </w:tc>
      </w:tr>
      <w:tr w:rsidR="00EE4E5D" w:rsidRPr="004C5B21" w14:paraId="7ED7050D"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6D7B0062"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22CAA3D1" w14:textId="031FC6D2" w:rsidR="00EE4E5D"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Preferable day of loan repayment</w:t>
            </w:r>
          </w:p>
        </w:tc>
        <w:tc>
          <w:tcPr>
            <w:tcW w:w="399" w:type="pct"/>
          </w:tcPr>
          <w:p w14:paraId="52FB5846" w14:textId="2C1441BE" w:rsidR="00EE4E5D"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Number</w:t>
            </w:r>
          </w:p>
        </w:tc>
        <w:tc>
          <w:tcPr>
            <w:tcW w:w="200" w:type="pct"/>
          </w:tcPr>
          <w:p w14:paraId="0F765CFC" w14:textId="7407BDEE" w:rsidR="00EE4E5D"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4AD9E412" w14:textId="25613B16" w:rsidR="00EE4E5D"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1FC488D3" w14:textId="36C9BCB0" w:rsidR="00EE4E5D" w:rsidRPr="00356A16" w:rsidRDefault="00E407D0" w:rsidP="005551A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i/>
                <w:sz w:val="22"/>
                <w:szCs w:val="22"/>
              </w:rPr>
            </w:pPr>
            <w:r w:rsidRPr="008B37B5">
              <w:rPr>
                <w:rFonts w:ascii="Sylfaen" w:hAnsi="Sylfaen" w:cs="Arial"/>
                <w:i/>
                <w:sz w:val="22"/>
                <w:szCs w:val="22"/>
                <w:lang w:val="hy-AM"/>
              </w:rPr>
              <w:t xml:space="preserve">Խնդրում ենք նշել </w:t>
            </w:r>
            <w:r w:rsidR="005551A1" w:rsidRPr="008B37B5">
              <w:rPr>
                <w:rFonts w:ascii="Sylfaen" w:hAnsi="Sylfaen" w:cs="Arial"/>
                <w:i/>
                <w:sz w:val="22"/>
                <w:szCs w:val="22"/>
                <w:lang w:val="hy-AM"/>
              </w:rPr>
              <w:t xml:space="preserve">վարկի վճարման </w:t>
            </w:r>
            <w:r w:rsidRPr="008B37B5">
              <w:rPr>
                <w:rFonts w:ascii="Sylfaen" w:hAnsi="Sylfaen" w:cs="Arial"/>
                <w:i/>
                <w:sz w:val="22"/>
                <w:szCs w:val="22"/>
                <w:lang w:val="hy-AM"/>
              </w:rPr>
              <w:t>նախընտրելի օր</w:t>
            </w:r>
            <w:r w:rsidR="00356A16">
              <w:rPr>
                <w:rFonts w:ascii="Sylfaen" w:hAnsi="Sylfaen" w:cs="Arial"/>
                <w:i/>
                <w:sz w:val="22"/>
                <w:szCs w:val="22"/>
              </w:rPr>
              <w:t>:</w:t>
            </w:r>
          </w:p>
        </w:tc>
        <w:tc>
          <w:tcPr>
            <w:tcW w:w="1463" w:type="pct"/>
          </w:tcPr>
          <w:p w14:paraId="240F6D0B" w14:textId="144114B8" w:rsidR="00EE4E5D" w:rsidRPr="00C309D7"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color w:val="FF0000"/>
                <w:sz w:val="22"/>
                <w:szCs w:val="22"/>
              </w:rPr>
            </w:pPr>
            <w:r>
              <w:rPr>
                <w:rFonts w:asciiTheme="minorHAnsi" w:hAnsiTheme="minorHAnsi" w:cs="Tahoma"/>
                <w:i/>
                <w:sz w:val="22"/>
                <w:szCs w:val="22"/>
              </w:rPr>
              <w:t xml:space="preserve">Format: 10 </w:t>
            </w:r>
          </w:p>
        </w:tc>
      </w:tr>
      <w:tr w:rsidR="00EE4E5D" w:rsidRPr="004C5B21" w14:paraId="3C341A55"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2ECF07F9"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57719C7E" w14:textId="001D657F"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Inventory</w:t>
            </w:r>
          </w:p>
        </w:tc>
        <w:tc>
          <w:tcPr>
            <w:tcW w:w="399" w:type="pct"/>
          </w:tcPr>
          <w:p w14:paraId="3C8D8117" w14:textId="52C7810D"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Number</w:t>
            </w:r>
          </w:p>
        </w:tc>
        <w:tc>
          <w:tcPr>
            <w:tcW w:w="200" w:type="pct"/>
          </w:tcPr>
          <w:p w14:paraId="1B9E17BD" w14:textId="3AF1A2B6" w:rsidR="00EE4E5D"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1B0172F9" w14:textId="764B1C2B" w:rsidR="00EE4E5D" w:rsidRDefault="00EE4E5D" w:rsidP="000E64EB">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421F6643" w14:textId="7458864C" w:rsidR="00EE4E5D" w:rsidRPr="00356A16" w:rsidRDefault="00E407D0"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rPr>
            </w:pPr>
            <w:r w:rsidRPr="008B37B5">
              <w:rPr>
                <w:rFonts w:ascii="Sylfaen" w:hAnsi="Sylfaen" w:cs="Arial"/>
                <w:i/>
                <w:sz w:val="22"/>
                <w:szCs w:val="22"/>
                <w:lang w:val="hy-AM"/>
              </w:rPr>
              <w:t xml:space="preserve">Խնդրում ենք լրացնել այս պահին Ձեր բիզնեսում առկա Ապրանքային մնացորդը: Կարող է լրացվել մոտավոր, </w:t>
            </w:r>
            <w:r w:rsidR="00BF6AAF" w:rsidRPr="008B37B5">
              <w:rPr>
                <w:rFonts w:ascii="Sylfaen" w:hAnsi="Sylfaen" w:cs="Arial"/>
                <w:i/>
                <w:sz w:val="22"/>
                <w:szCs w:val="22"/>
                <w:lang w:val="hy-AM"/>
              </w:rPr>
              <w:t>եթե հստակ թվին չեք տիրապետում</w:t>
            </w:r>
            <w:r w:rsidR="00356A16">
              <w:rPr>
                <w:rFonts w:ascii="Sylfaen" w:hAnsi="Sylfaen" w:cs="Arial"/>
                <w:i/>
                <w:sz w:val="22"/>
                <w:szCs w:val="22"/>
              </w:rPr>
              <w:t>:</w:t>
            </w:r>
          </w:p>
        </w:tc>
        <w:tc>
          <w:tcPr>
            <w:tcW w:w="1463" w:type="pct"/>
          </w:tcPr>
          <w:p w14:paraId="09DFEABC" w14:textId="18B3BB26" w:rsidR="00EE4E5D" w:rsidRPr="00267349" w:rsidRDefault="00EE4E5D"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 xml:space="preserve">Format: 1,000,000  </w:t>
            </w:r>
          </w:p>
          <w:p w14:paraId="21A46E9C" w14:textId="6E3CE418" w:rsidR="00EE4E5D" w:rsidRDefault="00EE4E5D" w:rsidP="000E64EB">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rPr>
            </w:pPr>
            <w:r w:rsidRPr="00267349">
              <w:rPr>
                <w:rFonts w:asciiTheme="minorHAnsi" w:hAnsiTheme="minorHAnsi" w:cs="Tahoma"/>
                <w:i/>
                <w:sz w:val="22"/>
                <w:szCs w:val="22"/>
              </w:rPr>
              <w:t xml:space="preserve">The field should have description for client </w:t>
            </w:r>
          </w:p>
        </w:tc>
      </w:tr>
      <w:tr w:rsidR="00EE4E5D" w:rsidRPr="004C5B21" w14:paraId="39D0E5CB"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6FF813E7"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1B207889" w14:textId="0191D206" w:rsidR="00EE4E5D" w:rsidRPr="00756000"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highlight w:val="yellow"/>
              </w:rPr>
            </w:pPr>
            <w:r>
              <w:rPr>
                <w:rFonts w:asciiTheme="minorHAnsi" w:hAnsiTheme="minorHAnsi" w:cs="Tahoma"/>
                <w:sz w:val="22"/>
                <w:szCs w:val="22"/>
              </w:rPr>
              <w:t>Debtors</w:t>
            </w:r>
          </w:p>
        </w:tc>
        <w:tc>
          <w:tcPr>
            <w:tcW w:w="399" w:type="pct"/>
          </w:tcPr>
          <w:p w14:paraId="47BCDDBC" w14:textId="065FC9AE" w:rsidR="00EE4E5D" w:rsidRPr="00756000"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highlight w:val="yellow"/>
              </w:rPr>
            </w:pPr>
            <w:r w:rsidRPr="00267349">
              <w:rPr>
                <w:rFonts w:asciiTheme="minorHAnsi" w:hAnsiTheme="minorHAnsi" w:cs="Tahoma"/>
                <w:sz w:val="22"/>
                <w:szCs w:val="22"/>
              </w:rPr>
              <w:t>Number</w:t>
            </w:r>
          </w:p>
        </w:tc>
        <w:tc>
          <w:tcPr>
            <w:tcW w:w="200" w:type="pct"/>
          </w:tcPr>
          <w:p w14:paraId="33935774" w14:textId="145403E4" w:rsidR="00EE4E5D" w:rsidRPr="009A133E"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239" w:type="pct"/>
            <w:gridSpan w:val="2"/>
          </w:tcPr>
          <w:p w14:paraId="368ED508" w14:textId="707358F4" w:rsidR="00EE4E5D" w:rsidRPr="009A133E" w:rsidRDefault="00EE4E5D" w:rsidP="000E64EB">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1463" w:type="pct"/>
          </w:tcPr>
          <w:p w14:paraId="0D62272B" w14:textId="03251410" w:rsidR="00EE4E5D" w:rsidRPr="00356A16" w:rsidRDefault="00BF6AAF" w:rsidP="00356A16">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rPr>
            </w:pPr>
            <w:r w:rsidRPr="008B37B5">
              <w:rPr>
                <w:rFonts w:ascii="Sylfaen" w:hAnsi="Sylfaen" w:cs="Arial"/>
                <w:i/>
                <w:sz w:val="22"/>
                <w:szCs w:val="22"/>
                <w:lang w:val="hy-AM"/>
              </w:rPr>
              <w:t xml:space="preserve">Խնդրում ենք լրացնել այս պահին Ձեր բիզնեսում առկա </w:t>
            </w:r>
            <w:r w:rsidR="00356A16">
              <w:rPr>
                <w:rFonts w:ascii="Sylfaen" w:hAnsi="Sylfaen" w:cs="Arial"/>
                <w:i/>
                <w:sz w:val="22"/>
                <w:szCs w:val="22"/>
              </w:rPr>
              <w:t>Դ</w:t>
            </w:r>
            <w:r w:rsidR="00356A16" w:rsidRPr="008B37B5">
              <w:rPr>
                <w:rFonts w:ascii="Sylfaen" w:hAnsi="Sylfaen" w:cs="Arial"/>
                <w:i/>
                <w:sz w:val="22"/>
                <w:szCs w:val="22"/>
                <w:lang w:val="hy-AM"/>
              </w:rPr>
              <w:t xml:space="preserve">եբիտորական </w:t>
            </w:r>
            <w:r w:rsidR="00C202AD" w:rsidRPr="008B37B5">
              <w:rPr>
                <w:rFonts w:ascii="Sylfaen" w:hAnsi="Sylfaen" w:cs="Arial"/>
                <w:i/>
                <w:sz w:val="22"/>
                <w:szCs w:val="22"/>
                <w:lang w:val="hy-AM"/>
              </w:rPr>
              <w:t>պարտքերի հանրագումարը</w:t>
            </w:r>
            <w:r w:rsidRPr="008B37B5">
              <w:rPr>
                <w:rFonts w:ascii="Sylfaen" w:hAnsi="Sylfaen" w:cs="Arial"/>
                <w:i/>
                <w:sz w:val="22"/>
                <w:szCs w:val="22"/>
                <w:lang w:val="hy-AM"/>
              </w:rPr>
              <w:t>: Կարող է լրացվել մոտավոր, եթե հստակ թվին չեք տիրապետում</w:t>
            </w:r>
            <w:r w:rsidR="00356A16">
              <w:rPr>
                <w:rFonts w:ascii="Sylfaen" w:hAnsi="Sylfaen" w:cs="Arial"/>
                <w:i/>
                <w:sz w:val="22"/>
                <w:szCs w:val="22"/>
              </w:rPr>
              <w:t>:</w:t>
            </w:r>
          </w:p>
        </w:tc>
        <w:tc>
          <w:tcPr>
            <w:tcW w:w="1463" w:type="pct"/>
          </w:tcPr>
          <w:p w14:paraId="0EFC4972" w14:textId="49A300CA" w:rsidR="00EE4E5D" w:rsidRDefault="00EE4E5D" w:rsidP="006C73D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Format: 1,000,000</w:t>
            </w:r>
          </w:p>
          <w:p w14:paraId="208F7038" w14:textId="7F9A54EE" w:rsidR="00EE4E5D" w:rsidRPr="00756000" w:rsidRDefault="00EE4E5D" w:rsidP="000E64EB">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i/>
                <w:sz w:val="22"/>
                <w:szCs w:val="22"/>
                <w:highlight w:val="yellow"/>
              </w:rPr>
            </w:pPr>
            <w:r w:rsidRPr="00267349">
              <w:rPr>
                <w:rFonts w:asciiTheme="minorHAnsi" w:hAnsiTheme="minorHAnsi" w:cs="Tahoma"/>
                <w:i/>
                <w:sz w:val="22"/>
                <w:szCs w:val="22"/>
              </w:rPr>
              <w:t>The field should have description for client</w:t>
            </w:r>
          </w:p>
        </w:tc>
      </w:tr>
      <w:tr w:rsidR="00EE4E5D" w:rsidRPr="004C5B21" w14:paraId="24E220E9"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4D112D24"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26FDA448" w14:textId="0073EA9E" w:rsidR="00EE4E5D" w:rsidRPr="00756000" w:rsidRDefault="00EE4E5D"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highlight w:val="yellow"/>
              </w:rPr>
            </w:pPr>
            <w:r>
              <w:rPr>
                <w:rFonts w:asciiTheme="minorHAnsi" w:hAnsiTheme="minorHAnsi" w:cs="Tahoma"/>
                <w:sz w:val="22"/>
                <w:szCs w:val="22"/>
              </w:rPr>
              <w:t>Creditors</w:t>
            </w:r>
          </w:p>
        </w:tc>
        <w:tc>
          <w:tcPr>
            <w:tcW w:w="399" w:type="pct"/>
          </w:tcPr>
          <w:p w14:paraId="6B942EB4" w14:textId="6033B686" w:rsidR="00EE4E5D" w:rsidRPr="00756000" w:rsidRDefault="00EE4E5D"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sidRPr="00267349">
              <w:rPr>
                <w:rFonts w:asciiTheme="minorHAnsi" w:hAnsiTheme="minorHAnsi" w:cs="Tahoma"/>
                <w:sz w:val="22"/>
                <w:szCs w:val="22"/>
              </w:rPr>
              <w:t>Number</w:t>
            </w:r>
          </w:p>
        </w:tc>
        <w:tc>
          <w:tcPr>
            <w:tcW w:w="200" w:type="pct"/>
          </w:tcPr>
          <w:p w14:paraId="2ED09359" w14:textId="5646E8F5" w:rsidR="00EE4E5D" w:rsidRPr="009A133E" w:rsidRDefault="00EE4E5D" w:rsidP="006C73D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239" w:type="pct"/>
            <w:gridSpan w:val="2"/>
          </w:tcPr>
          <w:p w14:paraId="12B17CCD" w14:textId="33819D59" w:rsidR="00EE4E5D" w:rsidRPr="009A133E" w:rsidRDefault="00EE4E5D" w:rsidP="006C73DA">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1463" w:type="pct"/>
          </w:tcPr>
          <w:p w14:paraId="5A9AFE09" w14:textId="407F666E" w:rsidR="00EE4E5D" w:rsidRPr="00356A16" w:rsidRDefault="00BF6AAF" w:rsidP="00356A16">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sidRPr="008B37B5">
              <w:rPr>
                <w:rFonts w:ascii="Sylfaen" w:hAnsi="Sylfaen" w:cs="Arial"/>
                <w:i/>
                <w:sz w:val="22"/>
                <w:szCs w:val="22"/>
                <w:lang w:val="hy-AM"/>
              </w:rPr>
              <w:t xml:space="preserve">Խնդրում ենք լրացնել այս պահին Ձեր բիզնեսում առկա </w:t>
            </w:r>
            <w:r w:rsidR="00356A16">
              <w:rPr>
                <w:rFonts w:ascii="Sylfaen" w:hAnsi="Sylfaen" w:cs="Arial"/>
                <w:i/>
                <w:sz w:val="22"/>
                <w:szCs w:val="22"/>
              </w:rPr>
              <w:t>Կ</w:t>
            </w:r>
            <w:r w:rsidR="00356A16" w:rsidRPr="008B37B5">
              <w:rPr>
                <w:rFonts w:ascii="Sylfaen" w:hAnsi="Sylfaen" w:cs="Arial"/>
                <w:i/>
                <w:sz w:val="22"/>
                <w:szCs w:val="22"/>
                <w:lang w:val="hy-AM"/>
              </w:rPr>
              <w:t xml:space="preserve">րեդիտորական </w:t>
            </w:r>
            <w:r w:rsidR="00C202AD" w:rsidRPr="008B37B5">
              <w:rPr>
                <w:rFonts w:ascii="Sylfaen" w:hAnsi="Sylfaen" w:cs="Arial"/>
                <w:i/>
                <w:sz w:val="22"/>
                <w:szCs w:val="22"/>
                <w:lang w:val="hy-AM"/>
              </w:rPr>
              <w:t>պարտքերի հանրագումարը</w:t>
            </w:r>
            <w:r w:rsidRPr="008B37B5">
              <w:rPr>
                <w:rFonts w:ascii="Sylfaen" w:hAnsi="Sylfaen" w:cs="Arial"/>
                <w:i/>
                <w:sz w:val="22"/>
                <w:szCs w:val="22"/>
                <w:lang w:val="hy-AM"/>
              </w:rPr>
              <w:t>: Կարող է լրացվել մոտավոր, եթե հստակ թվին չեք տիրապետում</w:t>
            </w:r>
            <w:r w:rsidR="00356A16">
              <w:rPr>
                <w:rFonts w:ascii="Sylfaen" w:hAnsi="Sylfaen" w:cs="Arial"/>
                <w:i/>
                <w:sz w:val="22"/>
                <w:szCs w:val="22"/>
              </w:rPr>
              <w:t>:</w:t>
            </w:r>
          </w:p>
        </w:tc>
        <w:tc>
          <w:tcPr>
            <w:tcW w:w="1463" w:type="pct"/>
          </w:tcPr>
          <w:p w14:paraId="5BFDFDFC" w14:textId="098551AD" w:rsidR="00EE4E5D" w:rsidRDefault="00EE4E5D"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Format: 1,000,000</w:t>
            </w:r>
          </w:p>
          <w:p w14:paraId="3E0D722E" w14:textId="3A0588EF" w:rsidR="00EE4E5D" w:rsidRPr="00756000" w:rsidRDefault="00EE4E5D" w:rsidP="006C73DA">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highlight w:val="yellow"/>
              </w:rPr>
            </w:pPr>
            <w:r w:rsidRPr="00267349">
              <w:rPr>
                <w:rFonts w:asciiTheme="minorHAnsi" w:hAnsiTheme="minorHAnsi" w:cs="Tahoma"/>
                <w:i/>
                <w:sz w:val="22"/>
                <w:szCs w:val="22"/>
              </w:rPr>
              <w:t>The field should have description for client</w:t>
            </w:r>
          </w:p>
        </w:tc>
      </w:tr>
      <w:tr w:rsidR="00EE4E5D" w:rsidRPr="004C5B21" w14:paraId="596BB857"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7D64FC59"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2631E66F" w14:textId="509937E3" w:rsidR="00EE4E5D" w:rsidRPr="00756000" w:rsidRDefault="00EE4E5D" w:rsidP="006C73D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highlight w:val="yellow"/>
              </w:rPr>
            </w:pPr>
            <w:r w:rsidRPr="00267349">
              <w:rPr>
                <w:rFonts w:asciiTheme="minorHAnsi" w:hAnsiTheme="minorHAnsi" w:cs="Tahoma"/>
                <w:sz w:val="22"/>
                <w:szCs w:val="22"/>
              </w:rPr>
              <w:t>Average monthly Earnings</w:t>
            </w:r>
          </w:p>
        </w:tc>
        <w:tc>
          <w:tcPr>
            <w:tcW w:w="399" w:type="pct"/>
          </w:tcPr>
          <w:p w14:paraId="6361ECCA" w14:textId="5F258088" w:rsidR="00EE4E5D" w:rsidRPr="00756000" w:rsidRDefault="00EE4E5D" w:rsidP="006C73D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highlight w:val="yellow"/>
              </w:rPr>
            </w:pPr>
            <w:r w:rsidRPr="00267349">
              <w:rPr>
                <w:rFonts w:asciiTheme="minorHAnsi" w:hAnsiTheme="minorHAnsi" w:cs="Tahoma"/>
                <w:sz w:val="22"/>
                <w:szCs w:val="22"/>
              </w:rPr>
              <w:t>Number</w:t>
            </w:r>
          </w:p>
        </w:tc>
        <w:tc>
          <w:tcPr>
            <w:tcW w:w="200" w:type="pct"/>
          </w:tcPr>
          <w:p w14:paraId="3EC5F1A0" w14:textId="5744B58E" w:rsidR="00EE4E5D" w:rsidRPr="009A133E" w:rsidRDefault="00EE4E5D" w:rsidP="006C73D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239" w:type="pct"/>
            <w:gridSpan w:val="2"/>
          </w:tcPr>
          <w:p w14:paraId="4AD364B6" w14:textId="3132E9F4" w:rsidR="00EE4E5D" w:rsidRPr="009A133E" w:rsidRDefault="00EE4E5D" w:rsidP="006C73DA">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1463" w:type="pct"/>
          </w:tcPr>
          <w:p w14:paraId="2238E859" w14:textId="1FE08F22" w:rsidR="00EE4E5D" w:rsidRPr="00356A16" w:rsidRDefault="00C202AD" w:rsidP="005551A1">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rPr>
            </w:pPr>
            <w:r w:rsidRPr="008B37B5">
              <w:rPr>
                <w:rFonts w:ascii="Sylfaen" w:hAnsi="Sylfaen" w:cs="Arial"/>
                <w:i/>
                <w:sz w:val="22"/>
                <w:szCs w:val="22"/>
                <w:lang w:val="hy-AM"/>
              </w:rPr>
              <w:t xml:space="preserve">Խնդրում ենք լրացնել Ձեր բիզնեսի միջին ամսական </w:t>
            </w:r>
            <w:r w:rsidR="005551A1" w:rsidRPr="008B37B5">
              <w:rPr>
                <w:rFonts w:ascii="Sylfaen" w:hAnsi="Sylfaen" w:cs="Arial"/>
                <w:i/>
                <w:sz w:val="22"/>
                <w:szCs w:val="22"/>
                <w:lang w:val="hy-AM"/>
              </w:rPr>
              <w:t>հասույթ</w:t>
            </w:r>
            <w:r w:rsidR="005551A1">
              <w:rPr>
                <w:rFonts w:ascii="Sylfaen" w:hAnsi="Sylfaen" w:cs="Arial"/>
                <w:i/>
                <w:sz w:val="22"/>
                <w:szCs w:val="22"/>
              </w:rPr>
              <w:t>ի</w:t>
            </w:r>
            <w:r w:rsidRPr="008B37B5">
              <w:rPr>
                <w:rFonts w:ascii="Sylfaen" w:hAnsi="Sylfaen" w:cs="Arial"/>
                <w:i/>
                <w:sz w:val="22"/>
                <w:szCs w:val="22"/>
                <w:lang w:val="hy-AM"/>
              </w:rPr>
              <w:t>/</w:t>
            </w:r>
            <w:r w:rsidR="005551A1" w:rsidRPr="008B37B5">
              <w:rPr>
                <w:rFonts w:ascii="Sylfaen" w:hAnsi="Sylfaen" w:cs="Arial"/>
                <w:i/>
                <w:sz w:val="22"/>
                <w:szCs w:val="22"/>
                <w:lang w:val="hy-AM"/>
              </w:rPr>
              <w:t>վաճառքներ</w:t>
            </w:r>
            <w:r w:rsidR="005551A1">
              <w:rPr>
                <w:rFonts w:ascii="Sylfaen" w:hAnsi="Sylfaen" w:cs="Arial"/>
                <w:i/>
                <w:sz w:val="22"/>
                <w:szCs w:val="22"/>
              </w:rPr>
              <w:t>ի</w:t>
            </w:r>
            <w:r w:rsidR="00322159">
              <w:rPr>
                <w:rFonts w:ascii="Sylfaen" w:hAnsi="Sylfaen" w:cs="Arial"/>
                <w:i/>
                <w:sz w:val="22"/>
                <w:szCs w:val="22"/>
                <w:lang w:val="hy-AM"/>
              </w:rPr>
              <w:t xml:space="preserve"> </w:t>
            </w:r>
            <w:r w:rsidR="005551A1">
              <w:rPr>
                <w:rFonts w:ascii="Sylfaen" w:hAnsi="Sylfaen" w:cs="Arial"/>
                <w:i/>
                <w:sz w:val="22"/>
                <w:szCs w:val="22"/>
              </w:rPr>
              <w:t>չափը</w:t>
            </w:r>
            <w:r w:rsidRPr="008B37B5">
              <w:rPr>
                <w:rFonts w:ascii="Sylfaen" w:hAnsi="Sylfaen" w:cs="Arial"/>
                <w:i/>
                <w:sz w:val="22"/>
                <w:szCs w:val="22"/>
                <w:lang w:val="hy-AM"/>
              </w:rPr>
              <w:t>: Կարող է լրացվել մոտավոր, եթե հստակ թվին չեք տիրապետում</w:t>
            </w:r>
            <w:r w:rsidR="00356A16">
              <w:rPr>
                <w:rFonts w:ascii="Sylfaen" w:hAnsi="Sylfaen" w:cs="Arial"/>
                <w:i/>
                <w:sz w:val="22"/>
                <w:szCs w:val="22"/>
              </w:rPr>
              <w:t>:</w:t>
            </w:r>
          </w:p>
        </w:tc>
        <w:tc>
          <w:tcPr>
            <w:tcW w:w="1463" w:type="pct"/>
          </w:tcPr>
          <w:p w14:paraId="49D36670" w14:textId="07109536" w:rsidR="00EE4E5D" w:rsidRPr="00267349" w:rsidRDefault="00EE4E5D" w:rsidP="006C73D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 xml:space="preserve">Format: 1,000,000  </w:t>
            </w:r>
          </w:p>
          <w:p w14:paraId="2ACB6EF0" w14:textId="4E0DA6EF" w:rsidR="00EE4E5D" w:rsidRPr="00756000" w:rsidRDefault="00EE4E5D" w:rsidP="006C73D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highlight w:val="yellow"/>
              </w:rPr>
            </w:pPr>
            <w:r w:rsidRPr="00267349">
              <w:rPr>
                <w:rFonts w:asciiTheme="minorHAnsi" w:hAnsiTheme="minorHAnsi" w:cs="Tahoma"/>
                <w:i/>
                <w:sz w:val="22"/>
                <w:szCs w:val="22"/>
              </w:rPr>
              <w:t>The field should have description for client</w:t>
            </w:r>
          </w:p>
        </w:tc>
      </w:tr>
      <w:tr w:rsidR="00EE4E5D" w:rsidRPr="004C5B21" w14:paraId="4E7D54B8"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005FBCED"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73DF8CC9" w14:textId="6E6BDFDD" w:rsidR="00EE4E5D" w:rsidRPr="00756000" w:rsidRDefault="00EE4E5D" w:rsidP="009A133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highlight w:val="yellow"/>
              </w:rPr>
            </w:pPr>
            <w:r w:rsidRPr="00267349">
              <w:rPr>
                <w:rFonts w:asciiTheme="minorHAnsi" w:hAnsiTheme="minorHAnsi" w:cs="Tahoma"/>
                <w:sz w:val="22"/>
                <w:szCs w:val="22"/>
              </w:rPr>
              <w:t xml:space="preserve">Average monthly costs </w:t>
            </w:r>
          </w:p>
        </w:tc>
        <w:tc>
          <w:tcPr>
            <w:tcW w:w="399" w:type="pct"/>
          </w:tcPr>
          <w:p w14:paraId="6229002B" w14:textId="077EEEA1" w:rsidR="00EE4E5D" w:rsidRPr="00756000" w:rsidRDefault="00EE4E5D" w:rsidP="009A133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sidRPr="00267349">
              <w:rPr>
                <w:rFonts w:asciiTheme="minorHAnsi" w:hAnsiTheme="minorHAnsi" w:cs="Tahoma"/>
                <w:sz w:val="22"/>
                <w:szCs w:val="22"/>
              </w:rPr>
              <w:t>Number</w:t>
            </w:r>
          </w:p>
        </w:tc>
        <w:tc>
          <w:tcPr>
            <w:tcW w:w="200" w:type="pct"/>
          </w:tcPr>
          <w:p w14:paraId="59F8514E" w14:textId="1D898375" w:rsidR="00EE4E5D" w:rsidRPr="00756000" w:rsidRDefault="00EE4E5D" w:rsidP="009A133E">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sidRPr="009A133E">
              <w:rPr>
                <w:rFonts w:asciiTheme="minorHAnsi" w:hAnsiTheme="minorHAnsi" w:cs="Tahoma"/>
                <w:sz w:val="22"/>
                <w:szCs w:val="22"/>
              </w:rPr>
              <w:t>V</w:t>
            </w:r>
          </w:p>
        </w:tc>
        <w:tc>
          <w:tcPr>
            <w:tcW w:w="239" w:type="pct"/>
            <w:gridSpan w:val="2"/>
          </w:tcPr>
          <w:p w14:paraId="2653F574" w14:textId="3F84CFD5" w:rsidR="00EE4E5D" w:rsidRPr="00756000" w:rsidRDefault="00EE4E5D" w:rsidP="009A133E">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highlight w:val="yellow"/>
              </w:rPr>
            </w:pPr>
            <w:r w:rsidRPr="009A133E">
              <w:rPr>
                <w:rFonts w:asciiTheme="minorHAnsi" w:hAnsiTheme="minorHAnsi" w:cs="Tahoma"/>
                <w:sz w:val="22"/>
                <w:szCs w:val="22"/>
              </w:rPr>
              <w:t>V</w:t>
            </w:r>
          </w:p>
        </w:tc>
        <w:tc>
          <w:tcPr>
            <w:tcW w:w="1463" w:type="pct"/>
          </w:tcPr>
          <w:p w14:paraId="4EFAF52F" w14:textId="11378A3F" w:rsidR="00EE4E5D" w:rsidRPr="00356A16" w:rsidRDefault="00C202AD" w:rsidP="00C202AD">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Tahoma"/>
                <w:sz w:val="22"/>
                <w:szCs w:val="22"/>
              </w:rPr>
            </w:pPr>
            <w:r w:rsidRPr="008B37B5">
              <w:rPr>
                <w:rFonts w:ascii="Sylfaen" w:hAnsi="Sylfaen" w:cs="Arial"/>
                <w:i/>
                <w:sz w:val="22"/>
                <w:szCs w:val="22"/>
                <w:lang w:val="hy-AM"/>
              </w:rPr>
              <w:t>Խնդրում ենք լրացնել Ձեր բիզնեսի միջին ամսական ծախսերի հանրագումարը/օրինակ` վարձավճար+աշխատավարձ+հարկային վճարներ+կոմունալ+այլ գործառնական</w:t>
            </w:r>
            <w:r w:rsidR="005551A1">
              <w:rPr>
                <w:rFonts w:ascii="Sylfaen" w:hAnsi="Sylfaen" w:cs="Arial"/>
                <w:i/>
                <w:sz w:val="22"/>
                <w:szCs w:val="22"/>
              </w:rPr>
              <w:t xml:space="preserve"> ծախսեր</w:t>
            </w:r>
            <w:r w:rsidRPr="008B37B5">
              <w:rPr>
                <w:rFonts w:ascii="Sylfaen" w:hAnsi="Sylfaen" w:cs="Arial"/>
                <w:i/>
                <w:sz w:val="22"/>
                <w:szCs w:val="22"/>
                <w:lang w:val="hy-AM"/>
              </w:rPr>
              <w:t xml:space="preserve">/: Կարող է լրացվել մոտավոր, եթե հստակ թվին </w:t>
            </w:r>
            <w:r w:rsidRPr="008B37B5">
              <w:rPr>
                <w:rFonts w:ascii="Sylfaen" w:hAnsi="Sylfaen" w:cs="Arial"/>
                <w:i/>
                <w:sz w:val="22"/>
                <w:szCs w:val="22"/>
                <w:lang w:val="hy-AM"/>
              </w:rPr>
              <w:lastRenderedPageBreak/>
              <w:t>չեք տիրապետում</w:t>
            </w:r>
            <w:r w:rsidR="00356A16">
              <w:rPr>
                <w:rFonts w:ascii="Sylfaen" w:hAnsi="Sylfaen" w:cs="Arial"/>
                <w:i/>
                <w:sz w:val="22"/>
                <w:szCs w:val="22"/>
              </w:rPr>
              <w:t>:</w:t>
            </w:r>
          </w:p>
        </w:tc>
        <w:tc>
          <w:tcPr>
            <w:tcW w:w="1463" w:type="pct"/>
          </w:tcPr>
          <w:p w14:paraId="5F2002E5" w14:textId="7C366CDB" w:rsidR="00EE4E5D" w:rsidRPr="00267349" w:rsidRDefault="00EE4E5D" w:rsidP="009A133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lastRenderedPageBreak/>
              <w:t xml:space="preserve">Format: 1,000,000  </w:t>
            </w:r>
          </w:p>
          <w:p w14:paraId="7DFC2DFE" w14:textId="6A1BE57A" w:rsidR="00EE4E5D" w:rsidRPr="00756000" w:rsidRDefault="00EE4E5D" w:rsidP="009A133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i/>
                <w:sz w:val="22"/>
                <w:szCs w:val="22"/>
                <w:highlight w:val="yellow"/>
              </w:rPr>
            </w:pPr>
            <w:r w:rsidRPr="00267349">
              <w:rPr>
                <w:rFonts w:asciiTheme="minorHAnsi" w:hAnsiTheme="minorHAnsi" w:cs="Tahoma"/>
                <w:i/>
                <w:sz w:val="22"/>
                <w:szCs w:val="22"/>
              </w:rPr>
              <w:t>The field should have description for client</w:t>
            </w:r>
          </w:p>
        </w:tc>
      </w:tr>
      <w:tr w:rsidR="00EE4E5D" w:rsidRPr="004C5B21" w14:paraId="77FE4DB2"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1E9BB6EA" w14:textId="77777777" w:rsidR="00EE4E5D" w:rsidRPr="004C5B21" w:rsidRDefault="00EE4E5D"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56C50433" w14:textId="5C70C37F" w:rsidR="00EE4E5D" w:rsidRPr="00756000" w:rsidRDefault="00EE4E5D" w:rsidP="009A133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highlight w:val="yellow"/>
              </w:rPr>
            </w:pPr>
            <w:r w:rsidRPr="00267349">
              <w:rPr>
                <w:rFonts w:asciiTheme="minorHAnsi" w:hAnsiTheme="minorHAnsi" w:cs="Tahoma"/>
                <w:sz w:val="22"/>
                <w:szCs w:val="22"/>
              </w:rPr>
              <w:t xml:space="preserve">Average monthly net income </w:t>
            </w:r>
          </w:p>
        </w:tc>
        <w:tc>
          <w:tcPr>
            <w:tcW w:w="399" w:type="pct"/>
          </w:tcPr>
          <w:p w14:paraId="5F3F0685" w14:textId="07058E72" w:rsidR="00EE4E5D" w:rsidRPr="00756000" w:rsidRDefault="00EE4E5D" w:rsidP="009A133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highlight w:val="yellow"/>
              </w:rPr>
            </w:pPr>
            <w:r w:rsidRPr="00267349">
              <w:rPr>
                <w:rFonts w:asciiTheme="minorHAnsi" w:hAnsiTheme="minorHAnsi" w:cs="Tahoma"/>
                <w:sz w:val="22"/>
                <w:szCs w:val="22"/>
              </w:rPr>
              <w:t>Number</w:t>
            </w:r>
          </w:p>
        </w:tc>
        <w:tc>
          <w:tcPr>
            <w:tcW w:w="200" w:type="pct"/>
          </w:tcPr>
          <w:p w14:paraId="0FEA0F09" w14:textId="6525FE49" w:rsidR="00EE4E5D" w:rsidRPr="00756000" w:rsidRDefault="00EE4E5D" w:rsidP="009A133E">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highlight w:val="yellow"/>
              </w:rPr>
            </w:pPr>
            <w:r w:rsidRPr="009A133E">
              <w:rPr>
                <w:rFonts w:asciiTheme="minorHAnsi" w:hAnsiTheme="minorHAnsi" w:cs="Tahoma"/>
                <w:sz w:val="22"/>
                <w:szCs w:val="22"/>
              </w:rPr>
              <w:t>V</w:t>
            </w:r>
          </w:p>
        </w:tc>
        <w:tc>
          <w:tcPr>
            <w:tcW w:w="239" w:type="pct"/>
            <w:gridSpan w:val="2"/>
          </w:tcPr>
          <w:p w14:paraId="214F8345" w14:textId="7D992389" w:rsidR="00EE4E5D" w:rsidRPr="00756000" w:rsidRDefault="00EE4E5D" w:rsidP="009A133E">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highlight w:val="yellow"/>
              </w:rPr>
            </w:pPr>
            <w:r w:rsidRPr="009A133E">
              <w:rPr>
                <w:rFonts w:asciiTheme="minorHAnsi" w:hAnsiTheme="minorHAnsi" w:cs="Tahoma"/>
                <w:sz w:val="22"/>
                <w:szCs w:val="22"/>
              </w:rPr>
              <w:t>V</w:t>
            </w:r>
          </w:p>
        </w:tc>
        <w:tc>
          <w:tcPr>
            <w:tcW w:w="1463" w:type="pct"/>
          </w:tcPr>
          <w:p w14:paraId="7B6385B6" w14:textId="1688FE1D" w:rsidR="00EE4E5D" w:rsidRPr="00356A16" w:rsidRDefault="00C202AD" w:rsidP="00BF38FA">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Tahoma"/>
                <w:sz w:val="22"/>
                <w:szCs w:val="22"/>
              </w:rPr>
            </w:pPr>
            <w:r w:rsidRPr="008B37B5">
              <w:rPr>
                <w:rFonts w:ascii="Sylfaen" w:hAnsi="Sylfaen" w:cs="Arial"/>
                <w:i/>
                <w:sz w:val="22"/>
                <w:szCs w:val="22"/>
                <w:lang w:val="hy-AM"/>
              </w:rPr>
              <w:t xml:space="preserve">Խնդրում ենք լրացնել Ձեր բիզնեսի միջին ամսական զուտ </w:t>
            </w:r>
            <w:r w:rsidR="00BF38FA" w:rsidRPr="008B37B5">
              <w:rPr>
                <w:rFonts w:ascii="Sylfaen" w:hAnsi="Sylfaen" w:cs="Arial"/>
                <w:i/>
                <w:sz w:val="22"/>
                <w:szCs w:val="22"/>
                <w:lang w:val="hy-AM"/>
              </w:rPr>
              <w:t>շահույթ</w:t>
            </w:r>
            <w:r w:rsidR="00BF38FA">
              <w:rPr>
                <w:rFonts w:ascii="Sylfaen" w:hAnsi="Sylfaen" w:cs="Arial"/>
                <w:i/>
                <w:sz w:val="22"/>
                <w:szCs w:val="22"/>
              </w:rPr>
              <w:t>ի չափը</w:t>
            </w:r>
            <w:r w:rsidR="00BF38FA" w:rsidRPr="008B37B5">
              <w:rPr>
                <w:rFonts w:ascii="Sylfaen" w:hAnsi="Sylfaen" w:cs="Arial"/>
                <w:i/>
                <w:sz w:val="22"/>
                <w:szCs w:val="22"/>
                <w:lang w:val="hy-AM"/>
              </w:rPr>
              <w:t xml:space="preserve"> </w:t>
            </w:r>
            <w:r w:rsidRPr="008B37B5">
              <w:rPr>
                <w:rFonts w:ascii="Sylfaen" w:hAnsi="Sylfaen" w:cs="Arial"/>
                <w:i/>
                <w:sz w:val="22"/>
                <w:szCs w:val="22"/>
                <w:lang w:val="hy-AM"/>
              </w:rPr>
              <w:t>/բիզնեսից գեներացվող գումարը</w:t>
            </w:r>
            <w:r w:rsidR="006764BB" w:rsidRPr="008B37B5">
              <w:rPr>
                <w:rFonts w:ascii="Sylfaen" w:hAnsi="Sylfaen" w:cs="Arial"/>
                <w:i/>
                <w:sz w:val="22"/>
                <w:szCs w:val="22"/>
                <w:lang w:val="hy-AM"/>
              </w:rPr>
              <w:t>, որը ենթակա է տնօրինման Ձեր կողմից/</w:t>
            </w:r>
            <w:r w:rsidRPr="008B37B5">
              <w:rPr>
                <w:rFonts w:ascii="Sylfaen" w:hAnsi="Sylfaen" w:cs="Arial"/>
                <w:i/>
                <w:sz w:val="22"/>
                <w:szCs w:val="22"/>
                <w:lang w:val="hy-AM"/>
              </w:rPr>
              <w:t>: Կարող է լրացվել մոտավոր, եթե հստակ թվին չեք տիրապետում</w:t>
            </w:r>
            <w:r w:rsidR="00356A16">
              <w:rPr>
                <w:rFonts w:ascii="Sylfaen" w:hAnsi="Sylfaen" w:cs="Arial"/>
                <w:i/>
                <w:sz w:val="22"/>
                <w:szCs w:val="22"/>
              </w:rPr>
              <w:t>:</w:t>
            </w:r>
          </w:p>
        </w:tc>
        <w:tc>
          <w:tcPr>
            <w:tcW w:w="1463" w:type="pct"/>
          </w:tcPr>
          <w:p w14:paraId="724A46D2" w14:textId="0C9CEE02" w:rsidR="00EE4E5D" w:rsidRPr="00267349" w:rsidRDefault="00EE4E5D" w:rsidP="009A133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267349">
              <w:rPr>
                <w:rFonts w:asciiTheme="minorHAnsi" w:hAnsiTheme="minorHAnsi" w:cs="Tahoma"/>
                <w:sz w:val="22"/>
                <w:szCs w:val="22"/>
              </w:rPr>
              <w:t xml:space="preserve">Format: 1,000,000  </w:t>
            </w:r>
          </w:p>
          <w:p w14:paraId="026BADFC" w14:textId="268BE67E" w:rsidR="00EE4E5D" w:rsidRPr="00756000" w:rsidRDefault="00EE4E5D" w:rsidP="009A133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i/>
                <w:sz w:val="22"/>
                <w:szCs w:val="22"/>
                <w:highlight w:val="yellow"/>
              </w:rPr>
            </w:pPr>
            <w:r w:rsidRPr="00267349">
              <w:rPr>
                <w:rFonts w:asciiTheme="minorHAnsi" w:hAnsiTheme="minorHAnsi" w:cs="Tahoma"/>
                <w:i/>
                <w:sz w:val="22"/>
                <w:szCs w:val="22"/>
              </w:rPr>
              <w:t>The field should have description for client</w:t>
            </w:r>
          </w:p>
        </w:tc>
      </w:tr>
      <w:tr w:rsidR="00F904DE" w:rsidRPr="004C5B21" w14:paraId="6D9460F0" w14:textId="77777777" w:rsidTr="00EE4E5D">
        <w:trPr>
          <w:trHeight w:val="699"/>
        </w:trPr>
        <w:tc>
          <w:tcPr>
            <w:cnfStyle w:val="001000000000" w:firstRow="0" w:lastRow="0" w:firstColumn="1" w:lastColumn="0" w:oddVBand="0" w:evenVBand="0" w:oddHBand="0" w:evenHBand="0" w:firstRowFirstColumn="0" w:firstRowLastColumn="0" w:lastRowFirstColumn="0" w:lastRowLastColumn="0"/>
            <w:tcW w:w="478" w:type="pct"/>
          </w:tcPr>
          <w:p w14:paraId="7986D1CE" w14:textId="77777777" w:rsidR="00F904DE" w:rsidRPr="004C5B21" w:rsidRDefault="00F904DE"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442BCAFD" w14:textId="136B3D89" w:rsidR="00F904DE" w:rsidRPr="009A133E" w:rsidRDefault="00F904DE" w:rsidP="00F904D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Pledge type</w:t>
            </w:r>
          </w:p>
        </w:tc>
        <w:tc>
          <w:tcPr>
            <w:tcW w:w="399" w:type="pct"/>
          </w:tcPr>
          <w:p w14:paraId="5F172F30" w14:textId="525D5F9C" w:rsidR="00F904DE" w:rsidRPr="009A133E" w:rsidRDefault="00F904DE" w:rsidP="00F904D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 xml:space="preserve">Drop down </w:t>
            </w:r>
          </w:p>
        </w:tc>
        <w:tc>
          <w:tcPr>
            <w:tcW w:w="200" w:type="pct"/>
          </w:tcPr>
          <w:p w14:paraId="177A3821" w14:textId="5CE89B60" w:rsidR="00F904DE" w:rsidRPr="009A133E" w:rsidRDefault="00F904DE" w:rsidP="00F904DE">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V</w:t>
            </w:r>
          </w:p>
        </w:tc>
        <w:tc>
          <w:tcPr>
            <w:tcW w:w="239" w:type="pct"/>
            <w:gridSpan w:val="2"/>
          </w:tcPr>
          <w:p w14:paraId="46C80ED9" w14:textId="56437AA3" w:rsidR="00F904DE" w:rsidRPr="009A133E" w:rsidRDefault="00F904DE" w:rsidP="00F904DE">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r w:rsidRPr="004136FA">
              <w:rPr>
                <w:rFonts w:asciiTheme="minorHAnsi" w:hAnsiTheme="minorHAnsi" w:cs="Tahoma"/>
                <w:sz w:val="22"/>
                <w:szCs w:val="22"/>
              </w:rPr>
              <w:t>V</w:t>
            </w:r>
          </w:p>
        </w:tc>
        <w:tc>
          <w:tcPr>
            <w:tcW w:w="1463" w:type="pct"/>
          </w:tcPr>
          <w:p w14:paraId="319ED03C" w14:textId="7BB7FC51" w:rsidR="00A5608F" w:rsidRPr="008B37B5" w:rsidRDefault="00A5608F" w:rsidP="008B37B5">
            <w:pPr>
              <w:pStyle w:val="ListParagraph"/>
              <w:spacing w:before="120" w:after="120" w:line="276" w:lineRule="auto"/>
              <w:ind w:left="0"/>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Խնդրում ենք ընտրել Ձեր կողմից առաջարկվող գրավի տեսակը</w:t>
            </w:r>
          </w:p>
          <w:p w14:paraId="7F5BEEF2" w14:textId="203879A1" w:rsidR="00F904DE" w:rsidRPr="008B37B5" w:rsidRDefault="00F904DE" w:rsidP="00271FB8">
            <w:pPr>
              <w:pStyle w:val="ListParagraph"/>
              <w:numPr>
                <w:ilvl w:val="0"/>
                <w:numId w:val="2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Անշարժ գույք</w:t>
            </w:r>
          </w:p>
          <w:p w14:paraId="71E2EBB5" w14:textId="20895888" w:rsidR="00321D5B" w:rsidRPr="008B37B5" w:rsidRDefault="00321D5B" w:rsidP="00271FB8">
            <w:pPr>
              <w:pStyle w:val="ListParagraph"/>
              <w:numPr>
                <w:ilvl w:val="0"/>
                <w:numId w:val="2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Տրանսպորտային միջոց</w:t>
            </w:r>
          </w:p>
          <w:p w14:paraId="00C6F0C6" w14:textId="77777777" w:rsidR="00321D5B" w:rsidRPr="008B37B5" w:rsidRDefault="00321D5B" w:rsidP="00271FB8">
            <w:pPr>
              <w:pStyle w:val="ListParagraph"/>
              <w:numPr>
                <w:ilvl w:val="0"/>
                <w:numId w:val="2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Հիմնական միջոց</w:t>
            </w:r>
          </w:p>
          <w:p w14:paraId="35CE9352" w14:textId="254B9128" w:rsidR="00321D5B" w:rsidRPr="008B37B5" w:rsidRDefault="00321D5B" w:rsidP="00271FB8">
            <w:pPr>
              <w:pStyle w:val="ListParagraph"/>
              <w:numPr>
                <w:ilvl w:val="0"/>
                <w:numId w:val="2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Ոսկու առարկայազուրկ մետաղական հաշիվ Ամերիաբանկում</w:t>
            </w:r>
          </w:p>
          <w:p w14:paraId="772D45AC" w14:textId="5F33BD14" w:rsidR="00F904DE" w:rsidRPr="008B37B5" w:rsidRDefault="00321D5B" w:rsidP="00271FB8">
            <w:pPr>
              <w:pStyle w:val="ListParagraph"/>
              <w:numPr>
                <w:ilvl w:val="0"/>
                <w:numId w:val="22"/>
              </w:num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Sylfaen" w:hAnsi="Sylfaen" w:cs="Arial"/>
                <w:i/>
                <w:sz w:val="22"/>
                <w:szCs w:val="22"/>
                <w:lang w:val="hy-AM"/>
              </w:rPr>
            </w:pPr>
            <w:r w:rsidRPr="008B37B5">
              <w:rPr>
                <w:rFonts w:ascii="Sylfaen" w:hAnsi="Sylfaen" w:cs="Arial"/>
                <w:i/>
                <w:sz w:val="22"/>
                <w:szCs w:val="22"/>
                <w:lang w:val="hy-AM"/>
              </w:rPr>
              <w:t>Դրամական միջոց Ամերիա</w:t>
            </w:r>
            <w:r w:rsidR="00615E64" w:rsidRPr="008B37B5">
              <w:rPr>
                <w:rFonts w:ascii="Sylfaen" w:hAnsi="Sylfaen" w:cs="Arial"/>
                <w:i/>
                <w:sz w:val="22"/>
                <w:szCs w:val="22"/>
                <w:lang w:val="hy-AM"/>
              </w:rPr>
              <w:t>բանկում</w:t>
            </w:r>
          </w:p>
        </w:tc>
        <w:tc>
          <w:tcPr>
            <w:tcW w:w="1463" w:type="pct"/>
          </w:tcPr>
          <w:p w14:paraId="03EE71E7" w14:textId="00EF4B6D" w:rsidR="00F904DE" w:rsidRPr="009A133E" w:rsidRDefault="00F904DE" w:rsidP="00F904DE">
            <w:pPr>
              <w:spacing w:before="120" w:after="12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ahoma"/>
                <w:sz w:val="22"/>
                <w:szCs w:val="22"/>
              </w:rPr>
            </w:pPr>
          </w:p>
        </w:tc>
      </w:tr>
      <w:tr w:rsidR="00F904DE" w:rsidRPr="006C2D5F" w14:paraId="7B14FCB2" w14:textId="77777777" w:rsidTr="00EE4E5D">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78" w:type="pct"/>
          </w:tcPr>
          <w:p w14:paraId="7E496261" w14:textId="77777777" w:rsidR="00F904DE" w:rsidRPr="004C5B21" w:rsidRDefault="00F904DE" w:rsidP="00271FB8">
            <w:pPr>
              <w:pStyle w:val="ListParagraph"/>
              <w:numPr>
                <w:ilvl w:val="2"/>
                <w:numId w:val="1"/>
              </w:numPr>
              <w:spacing w:before="120" w:after="120" w:line="276" w:lineRule="auto"/>
              <w:rPr>
                <w:rFonts w:asciiTheme="minorHAnsi" w:hAnsiTheme="minorHAnsi" w:cs="Tahoma"/>
                <w:b w:val="0"/>
                <w:sz w:val="22"/>
                <w:szCs w:val="22"/>
              </w:rPr>
            </w:pPr>
          </w:p>
        </w:tc>
        <w:tc>
          <w:tcPr>
            <w:tcW w:w="758" w:type="pct"/>
          </w:tcPr>
          <w:p w14:paraId="60502BE8" w14:textId="25E0145F" w:rsidR="00F904DE" w:rsidRPr="009A133E" w:rsidRDefault="00F904DE" w:rsidP="00F904D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sidRPr="009A133E">
              <w:rPr>
                <w:rFonts w:asciiTheme="minorHAnsi" w:hAnsiTheme="minorHAnsi" w:cs="Tahoma"/>
                <w:sz w:val="22"/>
                <w:szCs w:val="22"/>
              </w:rPr>
              <w:t xml:space="preserve">Appraisal companies list </w:t>
            </w:r>
          </w:p>
        </w:tc>
        <w:tc>
          <w:tcPr>
            <w:tcW w:w="399" w:type="pct"/>
          </w:tcPr>
          <w:p w14:paraId="7EB1491B" w14:textId="0C0248D2" w:rsidR="00F904DE" w:rsidRPr="00902E01" w:rsidRDefault="00F904DE" w:rsidP="00F904D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Drop down</w:t>
            </w:r>
          </w:p>
        </w:tc>
        <w:tc>
          <w:tcPr>
            <w:tcW w:w="200" w:type="pct"/>
          </w:tcPr>
          <w:p w14:paraId="724E8B3D" w14:textId="50262DBA" w:rsidR="00F904DE" w:rsidRDefault="00F904DE" w:rsidP="00F904DE">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239" w:type="pct"/>
            <w:gridSpan w:val="2"/>
          </w:tcPr>
          <w:p w14:paraId="4A409BDF" w14:textId="5FB68ED9" w:rsidR="00F904DE" w:rsidRPr="009A133E" w:rsidRDefault="00F904DE" w:rsidP="00F904DE">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rPr>
            </w:pPr>
            <w:r>
              <w:rPr>
                <w:rFonts w:asciiTheme="minorHAnsi" w:hAnsiTheme="minorHAnsi" w:cs="Tahoma"/>
                <w:sz w:val="22"/>
                <w:szCs w:val="22"/>
              </w:rPr>
              <w:t>V</w:t>
            </w:r>
          </w:p>
        </w:tc>
        <w:tc>
          <w:tcPr>
            <w:tcW w:w="1463" w:type="pct"/>
          </w:tcPr>
          <w:p w14:paraId="6B68956C" w14:textId="7C5D24B7" w:rsidR="00F904DE" w:rsidRPr="00BF38FA" w:rsidRDefault="00615E64" w:rsidP="00F904D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i/>
                <w:sz w:val="22"/>
                <w:szCs w:val="22"/>
              </w:rPr>
            </w:pPr>
            <w:r w:rsidRPr="008B37B5">
              <w:rPr>
                <w:rFonts w:ascii="Sylfaen" w:hAnsi="Sylfaen" w:cs="Arial"/>
                <w:i/>
                <w:sz w:val="22"/>
                <w:szCs w:val="22"/>
                <w:lang w:val="hy-AM"/>
              </w:rPr>
              <w:t>Խնդրում ենք ընտրել գնահատող</w:t>
            </w:r>
            <w:r w:rsidR="00BF38FA">
              <w:rPr>
                <w:rFonts w:ascii="Sylfaen" w:hAnsi="Sylfaen" w:cs="Arial"/>
                <w:i/>
                <w:sz w:val="22"/>
                <w:szCs w:val="22"/>
              </w:rPr>
              <w:t xml:space="preserve"> ընկերություններից</w:t>
            </w:r>
            <w:r w:rsidRPr="008B37B5">
              <w:rPr>
                <w:rFonts w:ascii="Sylfaen" w:hAnsi="Sylfaen" w:cs="Arial"/>
                <w:i/>
                <w:sz w:val="22"/>
                <w:szCs w:val="22"/>
                <w:lang w:val="hy-AM"/>
              </w:rPr>
              <w:t xml:space="preserve"> որևէ մեկ</w:t>
            </w:r>
            <w:r w:rsidR="0044160C">
              <w:rPr>
                <w:rFonts w:ascii="Sylfaen" w:hAnsi="Sylfaen" w:cs="Arial"/>
                <w:i/>
                <w:sz w:val="22"/>
                <w:szCs w:val="22"/>
                <w:lang w:val="hy-AM"/>
              </w:rPr>
              <w:t>ը</w:t>
            </w:r>
            <w:r w:rsidR="00BF38FA">
              <w:rPr>
                <w:rFonts w:ascii="Sylfaen" w:hAnsi="Sylfaen" w:cs="Arial"/>
                <w:i/>
                <w:sz w:val="22"/>
                <w:szCs w:val="22"/>
              </w:rPr>
              <w:t>՝</w:t>
            </w:r>
            <w:r w:rsidRPr="008B37B5">
              <w:rPr>
                <w:rFonts w:ascii="Sylfaen" w:hAnsi="Sylfaen" w:cs="Arial"/>
                <w:i/>
                <w:sz w:val="22"/>
                <w:szCs w:val="22"/>
                <w:lang w:val="hy-AM"/>
              </w:rPr>
              <w:t xml:space="preserve"> Ձեր գրավադրվող գույքի գնահատումն իրականացնելու նպատակով</w:t>
            </w:r>
            <w:r w:rsidR="00BF38FA">
              <w:rPr>
                <w:rFonts w:ascii="Sylfaen" w:hAnsi="Sylfaen" w:cs="Arial"/>
                <w:i/>
                <w:sz w:val="22"/>
                <w:szCs w:val="22"/>
              </w:rPr>
              <w:t>.</w:t>
            </w:r>
          </w:p>
          <w:p w14:paraId="5A2856F9" w14:textId="65C9CE20" w:rsidR="00A5608F" w:rsidRPr="008B37B5" w:rsidRDefault="00A93221"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Վի ԷՄ Ար ՓԻ ՍՊԸ</w:t>
            </w:r>
          </w:p>
          <w:p w14:paraId="530BE1DA" w14:textId="4BC51316" w:rsidR="00A93221" w:rsidRPr="008B37B5" w:rsidRDefault="00A93221"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 xml:space="preserve">Ամինտաս </w:t>
            </w:r>
            <w:r w:rsidR="000757B2" w:rsidRPr="008B37B5">
              <w:rPr>
                <w:rFonts w:ascii="Sylfaen" w:hAnsi="Sylfaen" w:cs="Arial"/>
                <w:sz w:val="22"/>
                <w:szCs w:val="22"/>
                <w:lang w:val="hy-AM"/>
              </w:rPr>
              <w:t>Գ</w:t>
            </w:r>
            <w:r w:rsidRPr="008B37B5">
              <w:rPr>
                <w:rFonts w:ascii="Sylfaen" w:hAnsi="Sylfaen" w:cs="Arial"/>
                <w:sz w:val="22"/>
                <w:szCs w:val="22"/>
                <w:lang w:val="hy-AM"/>
              </w:rPr>
              <w:t>րուպ ՍՊԸ</w:t>
            </w:r>
          </w:p>
          <w:p w14:paraId="14E85D18" w14:textId="77777777" w:rsidR="00A93221" w:rsidRPr="008B37B5" w:rsidRDefault="000757B2"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Կոստ Կոնսալտ ՍՊԸ</w:t>
            </w:r>
          </w:p>
          <w:p w14:paraId="09B7648E" w14:textId="7D8BE422" w:rsidR="000757B2" w:rsidRPr="008B37B5" w:rsidRDefault="000757B2"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Ջեներալ Գրուպ ՍՊԸ</w:t>
            </w:r>
          </w:p>
          <w:p w14:paraId="3D6B937F" w14:textId="77777777" w:rsidR="000757B2" w:rsidRPr="008B37B5" w:rsidRDefault="000757B2"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Բիլիվ ՍՊԸ</w:t>
            </w:r>
          </w:p>
          <w:p w14:paraId="4EE65452" w14:textId="77777777" w:rsidR="000757B2" w:rsidRPr="008B37B5" w:rsidRDefault="000757B2"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lastRenderedPageBreak/>
              <w:t>Է.Ապրեսյան ՍՊԸ</w:t>
            </w:r>
          </w:p>
          <w:p w14:paraId="4CE94643" w14:textId="77777777" w:rsidR="000757B2" w:rsidRPr="002313FF" w:rsidRDefault="000757B2" w:rsidP="00A5608F">
            <w:pPr>
              <w:pStyle w:val="ListParagraph"/>
              <w:numPr>
                <w:ilvl w:val="0"/>
                <w:numId w:val="23"/>
              </w:num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8B37B5">
              <w:rPr>
                <w:rFonts w:ascii="Sylfaen" w:hAnsi="Sylfaen" w:cs="Arial"/>
                <w:sz w:val="22"/>
                <w:szCs w:val="22"/>
                <w:lang w:val="hy-AM"/>
              </w:rPr>
              <w:t>Ֆինլոու ՍՊԸ</w:t>
            </w:r>
          </w:p>
          <w:p w14:paraId="7A6C9290" w14:textId="34BEC98C" w:rsidR="002313FF" w:rsidRPr="002313FF" w:rsidRDefault="00BF38FA" w:rsidP="00BF38FA">
            <w:pPr>
              <w:spacing w:before="120" w:after="120" w:line="276" w:lineRule="auto"/>
              <w:ind w:left="360"/>
              <w:cnfStyle w:val="000000100000" w:firstRow="0" w:lastRow="0" w:firstColumn="0" w:lastColumn="0" w:oddVBand="0" w:evenVBand="0" w:oddHBand="1" w:evenHBand="0" w:firstRowFirstColumn="0" w:firstRowLastColumn="0" w:lastRowFirstColumn="0" w:lastRowLastColumn="0"/>
              <w:rPr>
                <w:rFonts w:ascii="Sylfaen" w:hAnsi="Sylfaen" w:cs="Arial"/>
                <w:sz w:val="22"/>
                <w:szCs w:val="22"/>
                <w:lang w:val="hy-AM"/>
              </w:rPr>
            </w:pPr>
            <w:r w:rsidRPr="0028102E">
              <w:rPr>
                <w:rFonts w:ascii="Sylfaen" w:hAnsi="Sylfaen" w:cs="Tahoma"/>
                <w:sz w:val="22"/>
                <w:szCs w:val="22"/>
                <w:lang w:val="hy-AM"/>
              </w:rPr>
              <w:t xml:space="preserve">Գույք գնահատող ընկերությունների կոնտակտային տվյալները </w:t>
            </w:r>
            <w:r w:rsidR="002313FF" w:rsidRPr="00AD46E6">
              <w:rPr>
                <w:rFonts w:ascii="Sylfaen" w:hAnsi="Sylfaen" w:cs="Tahoma"/>
                <w:sz w:val="22"/>
                <w:szCs w:val="22"/>
                <w:lang w:val="hy-AM"/>
              </w:rPr>
              <w:t xml:space="preserve">ներկայացված </w:t>
            </w:r>
            <w:r w:rsidR="002313FF" w:rsidRPr="0028102E">
              <w:rPr>
                <w:rFonts w:ascii="Sylfaen" w:hAnsi="Sylfaen" w:cs="Tahoma"/>
                <w:sz w:val="22"/>
                <w:szCs w:val="22"/>
                <w:lang w:val="hy-AM"/>
              </w:rPr>
              <w:t>են</w:t>
            </w:r>
            <w:r w:rsidR="002313FF" w:rsidRPr="00AD46E6">
              <w:rPr>
                <w:rFonts w:ascii="Sylfaen" w:hAnsi="Sylfaen" w:cs="Tahoma"/>
                <w:sz w:val="22"/>
                <w:szCs w:val="22"/>
                <w:lang w:val="hy-AM"/>
              </w:rPr>
              <w:t xml:space="preserve"> </w:t>
            </w:r>
            <w:commentRangeStart w:id="71"/>
            <w:r w:rsidR="002313FF" w:rsidRPr="0028102E">
              <w:rPr>
                <w:rFonts w:ascii="Sylfaen" w:hAnsi="Sylfaen" w:cs="Tahoma"/>
                <w:sz w:val="22"/>
                <w:szCs w:val="22"/>
                <w:lang w:val="hy-AM"/>
              </w:rPr>
              <w:t>այստեղ:</w:t>
            </w:r>
            <w:r w:rsidR="002313FF" w:rsidRPr="00AD46E6">
              <w:rPr>
                <w:rFonts w:ascii="Sylfaen" w:hAnsi="Sylfaen" w:cs="Tahoma"/>
                <w:sz w:val="22"/>
                <w:szCs w:val="22"/>
                <w:lang w:val="hy-AM"/>
              </w:rPr>
              <w:t xml:space="preserve"> </w:t>
            </w:r>
            <w:commentRangeEnd w:id="71"/>
            <w:r w:rsidR="002313FF">
              <w:rPr>
                <w:rStyle w:val="CommentReference"/>
              </w:rPr>
              <w:commentReference w:id="71"/>
            </w:r>
          </w:p>
        </w:tc>
        <w:tc>
          <w:tcPr>
            <w:tcW w:w="1463" w:type="pct"/>
          </w:tcPr>
          <w:p w14:paraId="2BA88577" w14:textId="6E382190" w:rsidR="00F904DE" w:rsidRPr="0028102E" w:rsidRDefault="00F904DE" w:rsidP="00F904DE">
            <w:pPr>
              <w:spacing w:before="120" w:after="12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ahoma"/>
                <w:sz w:val="22"/>
                <w:szCs w:val="22"/>
                <w:lang w:val="hy-AM"/>
              </w:rPr>
            </w:pPr>
          </w:p>
        </w:tc>
      </w:tr>
    </w:tbl>
    <w:p w14:paraId="0DF4B9B3" w14:textId="70039CD3" w:rsidR="009A133E" w:rsidRPr="0028102E" w:rsidRDefault="009A133E" w:rsidP="00537634">
      <w:pPr>
        <w:pStyle w:val="CustomStyle"/>
        <w:rPr>
          <w:lang w:val="hy-AM"/>
        </w:rPr>
      </w:pPr>
    </w:p>
    <w:p w14:paraId="55A4302E" w14:textId="77777777" w:rsidR="00B40A5B" w:rsidRPr="0028102E" w:rsidRDefault="00B40A5B" w:rsidP="00537634">
      <w:pPr>
        <w:pStyle w:val="CustomStyle"/>
        <w:rPr>
          <w:lang w:val="hy-AM"/>
        </w:rPr>
      </w:pPr>
    </w:p>
    <w:p w14:paraId="1D41A973" w14:textId="062D2BC4" w:rsidR="004136FA" w:rsidRDefault="004136FA" w:rsidP="00537634">
      <w:pPr>
        <w:pStyle w:val="CustomStyle"/>
      </w:pPr>
      <w:bookmarkStart w:id="72" w:name="_Toc525144688"/>
      <w:r>
        <w:t>Fields for attaching files</w:t>
      </w:r>
      <w:bookmarkEnd w:id="72"/>
      <w:r>
        <w:t xml:space="preserve"> </w:t>
      </w:r>
    </w:p>
    <w:tbl>
      <w:tblPr>
        <w:tblStyle w:val="TableGrid"/>
        <w:tblW w:w="0" w:type="auto"/>
        <w:tblLook w:val="04A0" w:firstRow="1" w:lastRow="0" w:firstColumn="1" w:lastColumn="0" w:noHBand="0" w:noVBand="1"/>
      </w:tblPr>
      <w:tblGrid>
        <w:gridCol w:w="6940"/>
        <w:gridCol w:w="6941"/>
      </w:tblGrid>
      <w:tr w:rsidR="004136FA" w14:paraId="6869C607" w14:textId="77777777" w:rsidTr="00B40A5B">
        <w:tc>
          <w:tcPr>
            <w:tcW w:w="6940" w:type="dxa"/>
            <w:shd w:val="clear" w:color="auto" w:fill="D9D9D9" w:themeFill="background1" w:themeFillShade="D9"/>
          </w:tcPr>
          <w:p w14:paraId="283A2C0A" w14:textId="6F62F902" w:rsidR="004136FA" w:rsidRPr="00B40A5B" w:rsidRDefault="004136FA" w:rsidP="00B40A5B">
            <w:pPr>
              <w:spacing w:before="120" w:after="120" w:line="276" w:lineRule="auto"/>
              <w:rPr>
                <w:rFonts w:asciiTheme="minorHAnsi" w:hAnsiTheme="minorHAnsi" w:cs="Tahoma"/>
                <w:b/>
                <w:sz w:val="22"/>
                <w:szCs w:val="22"/>
              </w:rPr>
            </w:pPr>
            <w:r w:rsidRPr="00B40A5B">
              <w:rPr>
                <w:rFonts w:asciiTheme="minorHAnsi" w:hAnsiTheme="minorHAnsi" w:cs="Tahoma"/>
                <w:b/>
                <w:sz w:val="22"/>
                <w:szCs w:val="22"/>
              </w:rPr>
              <w:t>Field name</w:t>
            </w:r>
          </w:p>
        </w:tc>
        <w:tc>
          <w:tcPr>
            <w:tcW w:w="6941" w:type="dxa"/>
            <w:shd w:val="clear" w:color="auto" w:fill="D9D9D9" w:themeFill="background1" w:themeFillShade="D9"/>
          </w:tcPr>
          <w:p w14:paraId="5AB838D9" w14:textId="5F1001E4" w:rsidR="004136FA" w:rsidRPr="00B40A5B" w:rsidRDefault="004136FA" w:rsidP="00B40A5B">
            <w:pPr>
              <w:spacing w:before="120" w:after="120" w:line="276" w:lineRule="auto"/>
              <w:rPr>
                <w:rFonts w:asciiTheme="minorHAnsi" w:hAnsiTheme="minorHAnsi" w:cs="Tahoma"/>
                <w:b/>
                <w:sz w:val="22"/>
                <w:szCs w:val="22"/>
              </w:rPr>
            </w:pPr>
            <w:r w:rsidRPr="00B40A5B">
              <w:rPr>
                <w:rFonts w:asciiTheme="minorHAnsi" w:hAnsiTheme="minorHAnsi" w:cs="Tahoma"/>
                <w:b/>
                <w:sz w:val="22"/>
                <w:szCs w:val="22"/>
              </w:rPr>
              <w:t>File</w:t>
            </w:r>
          </w:p>
        </w:tc>
      </w:tr>
      <w:tr w:rsidR="004136FA" w14:paraId="3AD46687" w14:textId="77777777" w:rsidTr="00246D16">
        <w:tc>
          <w:tcPr>
            <w:tcW w:w="6940" w:type="dxa"/>
          </w:tcPr>
          <w:p w14:paraId="3CDEFBA5" w14:textId="4CCBA6DD" w:rsidR="004136FA" w:rsidRPr="00B37A4A" w:rsidRDefault="004136FA" w:rsidP="004136FA">
            <w:pPr>
              <w:spacing w:before="120" w:after="120" w:line="276" w:lineRule="auto"/>
              <w:rPr>
                <w:rFonts w:asciiTheme="minorHAnsi" w:hAnsiTheme="minorHAnsi" w:cs="Tahoma"/>
                <w:sz w:val="22"/>
                <w:szCs w:val="22"/>
              </w:rPr>
            </w:pPr>
            <w:r w:rsidRPr="00B37A4A">
              <w:rPr>
                <w:rFonts w:asciiTheme="minorHAnsi" w:hAnsiTheme="minorHAnsi" w:cs="Tahoma"/>
                <w:sz w:val="22"/>
                <w:szCs w:val="22"/>
              </w:rPr>
              <w:t>Tax reporting</w:t>
            </w:r>
          </w:p>
        </w:tc>
        <w:tc>
          <w:tcPr>
            <w:tcW w:w="6941" w:type="dxa"/>
          </w:tcPr>
          <w:p w14:paraId="5746C45B" w14:textId="188CF471" w:rsidR="004136FA" w:rsidRPr="008B37B5" w:rsidRDefault="00D36E4F" w:rsidP="004136FA">
            <w:pPr>
              <w:spacing w:before="120" w:after="120" w:line="276" w:lineRule="auto"/>
              <w:rPr>
                <w:rFonts w:ascii="Sylfaen" w:hAnsi="Sylfaen" w:cs="Tahoma"/>
                <w:sz w:val="22"/>
                <w:szCs w:val="22"/>
              </w:rPr>
            </w:pPr>
            <w:r w:rsidRPr="008B37B5">
              <w:rPr>
                <w:rFonts w:ascii="Sylfaen" w:hAnsi="Sylfaen" w:cs="Tahoma"/>
                <w:sz w:val="22"/>
                <w:szCs w:val="22"/>
              </w:rPr>
              <w:t>Format: PDF. Photo etc.</w:t>
            </w:r>
            <w:r w:rsidR="00CA48F6" w:rsidRPr="008B37B5">
              <w:rPr>
                <w:rFonts w:ascii="Sylfaen" w:hAnsi="Sylfaen" w:cs="Tahoma"/>
                <w:sz w:val="22"/>
                <w:szCs w:val="22"/>
              </w:rPr>
              <w:t xml:space="preserve"> </w:t>
            </w:r>
            <w:bookmarkStart w:id="73" w:name="_GoBack"/>
            <w:bookmarkEnd w:id="73"/>
          </w:p>
          <w:p w14:paraId="728A5F53" w14:textId="7084B283" w:rsidR="00E461BB" w:rsidRPr="008B37B5" w:rsidRDefault="00E461BB" w:rsidP="004136FA">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Message: </w:t>
            </w:r>
            <w:r w:rsidR="00BF38FA">
              <w:rPr>
                <w:rFonts w:ascii="Sylfaen" w:hAnsi="Sylfaen" w:cs="Arial"/>
                <w:i/>
                <w:sz w:val="22"/>
                <w:szCs w:val="22"/>
              </w:rPr>
              <w:t>Խ</w:t>
            </w:r>
            <w:r w:rsidRPr="008B37B5">
              <w:rPr>
                <w:rFonts w:ascii="Sylfaen" w:hAnsi="Sylfaen" w:cs="Arial"/>
                <w:i/>
                <w:sz w:val="22"/>
                <w:szCs w:val="22"/>
                <w:lang w:val="hy-AM"/>
              </w:rPr>
              <w:t>նդրում ենք կցել վերջին 12 ամիսների հարկային հաշվետվությունները մեկ ֆայլով</w:t>
            </w:r>
            <w:r w:rsidR="00BF38FA">
              <w:rPr>
                <w:rFonts w:ascii="Sylfaen" w:hAnsi="Sylfaen" w:cs="Arial"/>
                <w:i/>
                <w:sz w:val="22"/>
                <w:szCs w:val="22"/>
              </w:rPr>
              <w:t xml:space="preserve"> pdf կամ </w:t>
            </w:r>
            <w:r w:rsidR="005077BB">
              <w:rPr>
                <w:rFonts w:ascii="Sylfaen" w:hAnsi="Sylfaen" w:cs="Arial"/>
                <w:i/>
                <w:sz w:val="22"/>
                <w:szCs w:val="22"/>
              </w:rPr>
              <w:t xml:space="preserve">… </w:t>
            </w:r>
            <w:r w:rsidR="00BF38FA">
              <w:rPr>
                <w:rFonts w:ascii="Sylfaen" w:hAnsi="Sylfaen" w:cs="Arial"/>
                <w:i/>
                <w:sz w:val="22"/>
                <w:szCs w:val="22"/>
              </w:rPr>
              <w:t>ֆորմատով</w:t>
            </w:r>
            <w:r w:rsidRPr="008B37B5">
              <w:rPr>
                <w:rFonts w:ascii="Sylfaen" w:hAnsi="Sylfaen" w:cs="Arial"/>
                <w:i/>
                <w:sz w:val="22"/>
                <w:szCs w:val="22"/>
                <w:lang w:val="hy-AM"/>
              </w:rPr>
              <w:t xml:space="preserve">: </w:t>
            </w:r>
          </w:p>
          <w:p w14:paraId="75E4D69F" w14:textId="2DC131DE" w:rsidR="00211E83" w:rsidRPr="008B37B5" w:rsidRDefault="00E461BB" w:rsidP="00211E83">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Կցված ֆայլի ֆորմատն ընդունելի չէ</w:t>
            </w:r>
            <w:r w:rsidR="00211E83" w:rsidRPr="008B37B5">
              <w:rPr>
                <w:rFonts w:ascii="Sylfaen" w:hAnsi="Sylfaen" w:cs="Arial"/>
                <w:i/>
                <w:sz w:val="22"/>
                <w:szCs w:val="22"/>
                <w:lang w:val="hy-AM"/>
              </w:rPr>
              <w:t xml:space="preserve">, խնդրում ենք կցել pdf, </w:t>
            </w:r>
            <w:r w:rsidR="00FD4EF5" w:rsidRPr="00FD4EF5">
              <w:rPr>
                <w:rFonts w:ascii="Sylfaen" w:hAnsi="Sylfaen" w:cs="Arial"/>
                <w:i/>
                <w:sz w:val="22"/>
                <w:szCs w:val="22"/>
                <w:lang w:val="hy-AM"/>
              </w:rPr>
              <w:t>…</w:t>
            </w:r>
            <w:r w:rsidR="00211E83" w:rsidRPr="008B37B5">
              <w:rPr>
                <w:rFonts w:ascii="Sylfaen" w:hAnsi="Sylfaen" w:cs="Arial"/>
                <w:i/>
                <w:sz w:val="22"/>
                <w:szCs w:val="22"/>
                <w:lang w:val="hy-AM"/>
              </w:rPr>
              <w:t xml:space="preserve"> </w:t>
            </w:r>
            <w:r w:rsidR="00BF38FA" w:rsidRPr="0028102E">
              <w:rPr>
                <w:rFonts w:ascii="Sylfaen" w:hAnsi="Sylfaen" w:cs="Arial"/>
                <w:i/>
                <w:sz w:val="22"/>
                <w:szCs w:val="22"/>
                <w:lang w:val="hy-AM"/>
              </w:rPr>
              <w:t>ֆորմատով:</w:t>
            </w:r>
            <w:r w:rsidR="00211E83" w:rsidRPr="008B37B5">
              <w:rPr>
                <w:rFonts w:ascii="Sylfaen" w:hAnsi="Sylfaen" w:cs="Arial"/>
                <w:i/>
                <w:sz w:val="22"/>
                <w:szCs w:val="22"/>
                <w:lang w:val="hy-AM"/>
              </w:rPr>
              <w:t>…….</w:t>
            </w:r>
          </w:p>
          <w:p w14:paraId="77585CDB" w14:textId="41FE8ECE" w:rsidR="00E461BB" w:rsidRDefault="00E461BB" w:rsidP="004136FA">
            <w:pPr>
              <w:spacing w:before="120" w:after="120" w:line="276" w:lineRule="auto"/>
              <w:rPr>
                <w:rFonts w:ascii="Arial" w:hAnsi="Arial" w:cs="Arial"/>
                <w:sz w:val="22"/>
                <w:szCs w:val="22"/>
                <w:lang w:val="hy-AM"/>
              </w:rPr>
            </w:pPr>
          </w:p>
          <w:p w14:paraId="5168C182" w14:textId="25C15F5F" w:rsidR="00CA48F6" w:rsidRPr="00B37A4A" w:rsidRDefault="00CA48F6" w:rsidP="004136FA">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w:t>
            </w:r>
            <w:r w:rsidR="00C27C17" w:rsidRPr="00B37A4A">
              <w:rPr>
                <w:rFonts w:asciiTheme="minorHAnsi" w:hAnsiTheme="minorHAnsi" w:cs="Tahoma"/>
                <w:sz w:val="22"/>
                <w:szCs w:val="22"/>
              </w:rPr>
              <w:t>1 attachment</w:t>
            </w:r>
          </w:p>
        </w:tc>
      </w:tr>
      <w:tr w:rsidR="00665475" w14:paraId="1DD1B8AF" w14:textId="77777777" w:rsidTr="00246D16">
        <w:tc>
          <w:tcPr>
            <w:tcW w:w="6940" w:type="dxa"/>
          </w:tcPr>
          <w:p w14:paraId="3B20AA28" w14:textId="11A6E220" w:rsidR="00665475" w:rsidRPr="00665475" w:rsidRDefault="00665475" w:rsidP="004136FA">
            <w:pPr>
              <w:spacing w:before="120" w:after="120" w:line="276" w:lineRule="auto"/>
              <w:rPr>
                <w:rFonts w:ascii="Sylfaen" w:hAnsi="Sylfaen" w:cs="Tahoma"/>
                <w:sz w:val="22"/>
                <w:szCs w:val="22"/>
              </w:rPr>
            </w:pPr>
            <w:r>
              <w:rPr>
                <w:rFonts w:ascii="Sylfaen" w:hAnsi="Sylfaen" w:cs="Tahoma"/>
                <w:sz w:val="22"/>
                <w:szCs w:val="22"/>
              </w:rPr>
              <w:t>Business photos</w:t>
            </w:r>
          </w:p>
        </w:tc>
        <w:tc>
          <w:tcPr>
            <w:tcW w:w="6941" w:type="dxa"/>
          </w:tcPr>
          <w:p w14:paraId="244955D1" w14:textId="08C5FC90" w:rsidR="00665475" w:rsidRPr="008B37B5" w:rsidRDefault="00665475" w:rsidP="00665475">
            <w:pPr>
              <w:spacing w:before="120" w:after="120" w:line="276" w:lineRule="auto"/>
              <w:rPr>
                <w:rFonts w:ascii="Sylfaen" w:hAnsi="Sylfaen" w:cs="Tahoma"/>
                <w:sz w:val="22"/>
                <w:szCs w:val="22"/>
              </w:rPr>
            </w:pPr>
            <w:r w:rsidRPr="008B37B5">
              <w:rPr>
                <w:rFonts w:ascii="Sylfaen" w:hAnsi="Sylfaen" w:cs="Tahoma"/>
                <w:sz w:val="22"/>
                <w:szCs w:val="22"/>
              </w:rPr>
              <w:t xml:space="preserve">Format: Photo. </w:t>
            </w:r>
          </w:p>
          <w:p w14:paraId="22FE8808" w14:textId="77777777" w:rsidR="00665475" w:rsidRDefault="00665475" w:rsidP="00665475">
            <w:pPr>
              <w:spacing w:before="120" w:after="120" w:line="276" w:lineRule="auto"/>
              <w:rPr>
                <w:rFonts w:ascii="Sylfaen" w:hAnsi="Sylfaen" w:cs="Arial"/>
                <w:i/>
                <w:sz w:val="22"/>
                <w:szCs w:val="22"/>
                <w:lang w:val="hy-AM"/>
              </w:rPr>
            </w:pPr>
            <w:r>
              <w:rPr>
                <w:rFonts w:ascii="Sylfaen" w:hAnsi="Sylfaen" w:cs="Arial"/>
                <w:i/>
                <w:sz w:val="22"/>
                <w:szCs w:val="22"/>
                <w:lang w:val="hy-AM"/>
              </w:rPr>
              <w:t>Հնարավորության դեպքում խ</w:t>
            </w:r>
            <w:r w:rsidRPr="008B37B5">
              <w:rPr>
                <w:rFonts w:ascii="Sylfaen" w:hAnsi="Sylfaen" w:cs="Arial"/>
                <w:i/>
                <w:sz w:val="22"/>
                <w:szCs w:val="22"/>
                <w:lang w:val="hy-AM"/>
              </w:rPr>
              <w:t>նդրում ենք կցել բիզնեսի գործունեության վայրի</w:t>
            </w:r>
            <w:r>
              <w:rPr>
                <w:rFonts w:ascii="Sylfaen" w:hAnsi="Sylfaen" w:cs="Arial"/>
                <w:i/>
                <w:sz w:val="22"/>
                <w:szCs w:val="22"/>
              </w:rPr>
              <w:t xml:space="preserve"> </w:t>
            </w:r>
            <w:r>
              <w:rPr>
                <w:rFonts w:ascii="Sylfaen" w:hAnsi="Sylfaen" w:cs="Arial"/>
                <w:i/>
                <w:sz w:val="22"/>
                <w:szCs w:val="22"/>
                <w:lang w:val="hy-AM"/>
              </w:rPr>
              <w:t>լուսանկարներ:</w:t>
            </w:r>
          </w:p>
          <w:p w14:paraId="19B57160" w14:textId="4241AB93" w:rsidR="00665475" w:rsidRPr="008B37B5" w:rsidRDefault="00665475" w:rsidP="00665475">
            <w:pPr>
              <w:spacing w:before="120" w:after="120" w:line="276" w:lineRule="auto"/>
              <w:rPr>
                <w:rFonts w:ascii="Sylfaen" w:hAnsi="Sylfaen" w:cs="Arial"/>
                <w:sz w:val="22"/>
                <w:szCs w:val="22"/>
                <w:lang w:val="hy-AM"/>
              </w:rPr>
            </w:pPr>
            <w:r w:rsidRPr="008B37B5">
              <w:rPr>
                <w:rFonts w:ascii="Sylfaen" w:hAnsi="Sylfaen" w:cs="Arial"/>
                <w:i/>
                <w:sz w:val="22"/>
                <w:szCs w:val="22"/>
                <w:lang w:val="hy-AM"/>
              </w:rPr>
              <w:t xml:space="preserve">Կցված ֆայլի ֆորմատն ընդունելի չէ, խնդրում ենք կցել </w:t>
            </w:r>
            <w:r w:rsidR="00FD4EF5">
              <w:rPr>
                <w:rFonts w:ascii="Sylfaen" w:hAnsi="Sylfaen" w:cs="Arial"/>
                <w:i/>
                <w:sz w:val="22"/>
                <w:szCs w:val="22"/>
                <w:lang w:val="hy-AM"/>
              </w:rPr>
              <w:t>...</w:t>
            </w:r>
            <w:r w:rsidRPr="008B37B5">
              <w:rPr>
                <w:rFonts w:ascii="Sylfaen" w:hAnsi="Sylfaen" w:cs="Arial"/>
                <w:sz w:val="22"/>
                <w:szCs w:val="22"/>
                <w:lang w:val="hy-AM"/>
              </w:rPr>
              <w:t xml:space="preserve"> </w:t>
            </w:r>
            <w:r w:rsidR="00FD4EF5">
              <w:rPr>
                <w:rFonts w:ascii="Sylfaen" w:hAnsi="Sylfaen" w:cs="Arial"/>
                <w:sz w:val="22"/>
                <w:szCs w:val="22"/>
                <w:lang w:val="hy-AM"/>
              </w:rPr>
              <w:t>ֆորմատով:</w:t>
            </w:r>
          </w:p>
          <w:p w14:paraId="6F2C9EB7" w14:textId="6C5FFAA8" w:rsidR="00665475" w:rsidRPr="00FD4EF5" w:rsidRDefault="00665475" w:rsidP="00665475">
            <w:pPr>
              <w:spacing w:before="120" w:after="120" w:line="276" w:lineRule="auto"/>
              <w:rPr>
                <w:rFonts w:asciiTheme="minorHAnsi" w:hAnsiTheme="minorHAnsi" w:cs="Tahoma"/>
                <w:sz w:val="22"/>
                <w:szCs w:val="22"/>
              </w:rPr>
            </w:pPr>
            <w:r w:rsidRPr="00B37A4A">
              <w:rPr>
                <w:rFonts w:asciiTheme="minorHAnsi" w:hAnsiTheme="minorHAnsi" w:cs="Tahoma"/>
                <w:sz w:val="22"/>
                <w:szCs w:val="22"/>
              </w:rPr>
              <w:lastRenderedPageBreak/>
              <w:t>The system should allow to attach more than 1 attachment</w:t>
            </w:r>
          </w:p>
        </w:tc>
      </w:tr>
      <w:tr w:rsidR="00246D16" w14:paraId="57FCF251" w14:textId="77777777" w:rsidTr="00246D16">
        <w:tc>
          <w:tcPr>
            <w:tcW w:w="6940" w:type="dxa"/>
          </w:tcPr>
          <w:p w14:paraId="71795197" w14:textId="1E47E233" w:rsidR="00246D16" w:rsidRPr="009A0C59" w:rsidRDefault="00246D16" w:rsidP="00246D16">
            <w:pPr>
              <w:spacing w:before="120" w:after="120" w:line="276" w:lineRule="auto"/>
              <w:rPr>
                <w:rFonts w:ascii="Sylfaen" w:hAnsi="Sylfaen" w:cs="Tahoma"/>
                <w:sz w:val="22"/>
                <w:szCs w:val="22"/>
              </w:rPr>
            </w:pPr>
            <w:r w:rsidRPr="00B37A4A">
              <w:rPr>
                <w:rFonts w:asciiTheme="minorHAnsi" w:hAnsiTheme="minorHAnsi" w:cs="Tahoma"/>
                <w:sz w:val="22"/>
                <w:szCs w:val="22"/>
              </w:rPr>
              <w:lastRenderedPageBreak/>
              <w:t>Business location lease agreement</w:t>
            </w:r>
            <w:r w:rsidR="009A0C59">
              <w:rPr>
                <w:rFonts w:ascii="Sylfaen" w:hAnsi="Sylfaen" w:cs="Tahoma"/>
                <w:sz w:val="22"/>
                <w:szCs w:val="22"/>
                <w:lang w:val="hy-AM"/>
              </w:rPr>
              <w:t>/</w:t>
            </w:r>
            <w:r w:rsidR="009A0C59">
              <w:rPr>
                <w:rFonts w:ascii="Sylfaen" w:hAnsi="Sylfaen" w:cs="Tahoma"/>
                <w:sz w:val="22"/>
                <w:szCs w:val="22"/>
              </w:rPr>
              <w:t xml:space="preserve">property certificate </w:t>
            </w:r>
          </w:p>
        </w:tc>
        <w:tc>
          <w:tcPr>
            <w:tcW w:w="6941" w:type="dxa"/>
          </w:tcPr>
          <w:p w14:paraId="7C677191" w14:textId="2F5CBAF8"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Format: PDF.photo etc. </w:t>
            </w:r>
          </w:p>
          <w:p w14:paraId="137D7F62" w14:textId="05FBB1BF" w:rsidR="00211E83" w:rsidRPr="00BF38FA" w:rsidRDefault="00211E83" w:rsidP="00246D16">
            <w:pPr>
              <w:spacing w:before="120" w:after="120" w:line="276" w:lineRule="auto"/>
              <w:rPr>
                <w:rFonts w:ascii="Sylfaen" w:hAnsi="Sylfaen" w:cs="Arial"/>
                <w:i/>
                <w:sz w:val="22"/>
                <w:szCs w:val="22"/>
              </w:rPr>
            </w:pPr>
            <w:r w:rsidRPr="008B37B5">
              <w:rPr>
                <w:rFonts w:ascii="Sylfaen" w:hAnsi="Sylfaen" w:cs="Arial"/>
                <w:i/>
                <w:sz w:val="22"/>
                <w:szCs w:val="22"/>
                <w:lang w:val="hy-AM"/>
              </w:rPr>
              <w:t xml:space="preserve">Խնդրում ենք կցել բիզնեսի գործունեության վայրի </w:t>
            </w:r>
            <w:r w:rsidR="005077BB">
              <w:rPr>
                <w:rFonts w:ascii="Sylfaen" w:hAnsi="Sylfaen" w:cs="Arial"/>
                <w:i/>
                <w:sz w:val="22"/>
                <w:szCs w:val="22"/>
                <w:lang w:val="hy-AM"/>
              </w:rPr>
              <w:t>սեփականության/</w:t>
            </w:r>
            <w:r w:rsidRPr="008B37B5">
              <w:rPr>
                <w:rFonts w:ascii="Sylfaen" w:hAnsi="Sylfaen" w:cs="Arial"/>
                <w:i/>
                <w:sz w:val="22"/>
                <w:szCs w:val="22"/>
                <w:lang w:val="hy-AM"/>
              </w:rPr>
              <w:t>վարձակալության պայմանագիրը</w:t>
            </w:r>
            <w:r w:rsidR="00BF38FA">
              <w:rPr>
                <w:rFonts w:ascii="Sylfaen" w:hAnsi="Sylfaen" w:cs="Arial"/>
                <w:i/>
                <w:sz w:val="22"/>
                <w:szCs w:val="22"/>
              </w:rPr>
              <w:t xml:space="preserve">  pdf կամ word ֆորմատով</w:t>
            </w:r>
            <w:r w:rsidR="00BF38FA" w:rsidRPr="008B37B5">
              <w:rPr>
                <w:rFonts w:ascii="Sylfaen" w:hAnsi="Sylfaen" w:cs="Arial"/>
                <w:i/>
                <w:sz w:val="22"/>
                <w:szCs w:val="22"/>
                <w:lang w:val="hy-AM"/>
              </w:rPr>
              <w:t>:</w:t>
            </w:r>
          </w:p>
          <w:p w14:paraId="0E5E1ACD" w14:textId="353640C8" w:rsidR="00211E83" w:rsidRPr="008B37B5" w:rsidRDefault="00211E83" w:rsidP="00246D16">
            <w:pPr>
              <w:spacing w:before="120" w:after="120" w:line="276" w:lineRule="auto"/>
              <w:rPr>
                <w:rFonts w:ascii="Sylfaen" w:hAnsi="Sylfaen" w:cs="Arial"/>
                <w:sz w:val="22"/>
                <w:szCs w:val="22"/>
                <w:lang w:val="hy-AM"/>
              </w:rPr>
            </w:pPr>
            <w:r w:rsidRPr="008B37B5">
              <w:rPr>
                <w:rFonts w:ascii="Sylfaen" w:hAnsi="Sylfaen" w:cs="Arial"/>
                <w:i/>
                <w:sz w:val="22"/>
                <w:szCs w:val="22"/>
                <w:lang w:val="hy-AM"/>
              </w:rPr>
              <w:t>Կցված ֆայլի ֆորմատն ընդունելի չէ, խնդրում ենք կցել pdf, word</w:t>
            </w:r>
            <w:r w:rsidRPr="008B37B5">
              <w:rPr>
                <w:rFonts w:ascii="Sylfaen" w:hAnsi="Sylfaen" w:cs="Arial"/>
                <w:sz w:val="22"/>
                <w:szCs w:val="22"/>
                <w:lang w:val="hy-AM"/>
              </w:rPr>
              <w:t xml:space="preserve"> </w:t>
            </w:r>
            <w:r w:rsidR="00BF38FA">
              <w:rPr>
                <w:rFonts w:ascii="Sylfaen" w:hAnsi="Sylfaen" w:cs="Arial"/>
                <w:sz w:val="22"/>
                <w:szCs w:val="22"/>
              </w:rPr>
              <w:t>ֆորմատով:</w:t>
            </w:r>
            <w:r w:rsidRPr="008B37B5">
              <w:rPr>
                <w:rFonts w:ascii="Sylfaen" w:hAnsi="Sylfaen" w:cs="Arial"/>
                <w:sz w:val="22"/>
                <w:szCs w:val="22"/>
                <w:lang w:val="hy-AM"/>
              </w:rPr>
              <w:t>…….</w:t>
            </w:r>
          </w:p>
          <w:p w14:paraId="2D964223" w14:textId="77777777"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p w14:paraId="563C079D" w14:textId="5DF57BAB" w:rsidR="00E461BB" w:rsidRPr="00B37A4A" w:rsidRDefault="00E461BB" w:rsidP="00246D16">
            <w:pPr>
              <w:spacing w:before="120" w:after="120" w:line="276" w:lineRule="auto"/>
              <w:rPr>
                <w:rFonts w:asciiTheme="minorHAnsi" w:hAnsiTheme="minorHAnsi" w:cs="Tahoma"/>
                <w:sz w:val="22"/>
                <w:szCs w:val="22"/>
              </w:rPr>
            </w:pPr>
          </w:p>
        </w:tc>
      </w:tr>
      <w:tr w:rsidR="00246D16" w14:paraId="0F25B1B5" w14:textId="77777777" w:rsidTr="00246D16">
        <w:tc>
          <w:tcPr>
            <w:tcW w:w="6940" w:type="dxa"/>
          </w:tcPr>
          <w:p w14:paraId="3A7F9113" w14:textId="6A9228D6"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Pledge certificate </w:t>
            </w:r>
          </w:p>
        </w:tc>
        <w:tc>
          <w:tcPr>
            <w:tcW w:w="6941" w:type="dxa"/>
          </w:tcPr>
          <w:p w14:paraId="055A9821" w14:textId="540AF938"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Format: PDF. Photo etc.</w:t>
            </w:r>
          </w:p>
          <w:p w14:paraId="4407B308" w14:textId="3260566D" w:rsidR="00211E83" w:rsidRPr="00BF38FA" w:rsidRDefault="00211E83" w:rsidP="00246D16">
            <w:pPr>
              <w:spacing w:before="120" w:after="120" w:line="276" w:lineRule="auto"/>
              <w:rPr>
                <w:rFonts w:ascii="Sylfaen" w:hAnsi="Sylfaen" w:cs="Arial"/>
                <w:i/>
                <w:sz w:val="22"/>
                <w:szCs w:val="22"/>
              </w:rPr>
            </w:pPr>
            <w:r w:rsidRPr="008B37B5">
              <w:rPr>
                <w:rFonts w:ascii="Sylfaen" w:hAnsi="Sylfaen" w:cs="Tahoma"/>
                <w:sz w:val="22"/>
                <w:szCs w:val="22"/>
                <w:lang w:val="hy-AM"/>
              </w:rPr>
              <w:t xml:space="preserve">Խնդրում ենք կցել առաջարկվող գրավի սեփականության </w:t>
            </w:r>
            <w:r w:rsidRPr="008B37B5">
              <w:rPr>
                <w:rFonts w:ascii="Sylfaen" w:hAnsi="Sylfaen" w:cs="Arial"/>
                <w:i/>
                <w:sz w:val="22"/>
                <w:szCs w:val="22"/>
                <w:lang w:val="hy-AM"/>
              </w:rPr>
              <w:t>վկայականը</w:t>
            </w:r>
            <w:r w:rsidR="00BF38FA">
              <w:rPr>
                <w:rFonts w:ascii="Sylfaen" w:hAnsi="Sylfaen" w:cs="Arial"/>
                <w:i/>
                <w:sz w:val="22"/>
                <w:szCs w:val="22"/>
              </w:rPr>
              <w:t xml:space="preserve"> pdf կամ </w:t>
            </w:r>
            <w:r w:rsidR="00A0429A">
              <w:rPr>
                <w:rFonts w:ascii="Sylfaen" w:hAnsi="Sylfaen" w:cs="Arial"/>
                <w:i/>
                <w:sz w:val="22"/>
                <w:szCs w:val="22"/>
              </w:rPr>
              <w:t>…</w:t>
            </w:r>
            <w:r w:rsidR="00BF38FA">
              <w:rPr>
                <w:rFonts w:ascii="Sylfaen" w:hAnsi="Sylfaen" w:cs="Arial"/>
                <w:i/>
                <w:sz w:val="22"/>
                <w:szCs w:val="22"/>
              </w:rPr>
              <w:t xml:space="preserve"> ֆորմատով</w:t>
            </w:r>
            <w:r w:rsidR="00BF38FA" w:rsidRPr="008B37B5">
              <w:rPr>
                <w:rFonts w:ascii="Sylfaen" w:hAnsi="Sylfaen" w:cs="Arial"/>
                <w:i/>
                <w:sz w:val="22"/>
                <w:szCs w:val="22"/>
                <w:lang w:val="hy-AM"/>
              </w:rPr>
              <w:t>:</w:t>
            </w:r>
          </w:p>
          <w:p w14:paraId="323FB572" w14:textId="1F43A557" w:rsidR="00211E83" w:rsidRPr="008B37B5" w:rsidRDefault="00211E83" w:rsidP="00211E83">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Կցված ֆայլի ֆորմատն ընդունելի չէ, խնդրում ենք կցել pdf, </w:t>
            </w:r>
            <w:r w:rsidR="00A0429A">
              <w:rPr>
                <w:rFonts w:ascii="Sylfaen" w:hAnsi="Sylfaen" w:cs="Arial"/>
                <w:i/>
                <w:sz w:val="22"/>
                <w:szCs w:val="22"/>
              </w:rPr>
              <w:t xml:space="preserve">……. </w:t>
            </w:r>
            <w:r w:rsidR="00BF38FA">
              <w:rPr>
                <w:rFonts w:ascii="Sylfaen" w:hAnsi="Sylfaen" w:cs="Arial"/>
                <w:i/>
                <w:sz w:val="22"/>
                <w:szCs w:val="22"/>
              </w:rPr>
              <w:t>ֆորմատով:</w:t>
            </w:r>
            <w:r w:rsidRPr="008B37B5">
              <w:rPr>
                <w:rFonts w:ascii="Sylfaen" w:hAnsi="Sylfaen" w:cs="Arial"/>
                <w:i/>
                <w:sz w:val="22"/>
                <w:szCs w:val="22"/>
                <w:lang w:val="hy-AM"/>
              </w:rPr>
              <w:t xml:space="preserve"> …….</w:t>
            </w:r>
          </w:p>
          <w:p w14:paraId="4AED5D6B" w14:textId="27EA98FC"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r w:rsidR="00246D16" w14:paraId="1AD59E64" w14:textId="77777777" w:rsidTr="00246D16">
        <w:tc>
          <w:tcPr>
            <w:tcW w:w="6940" w:type="dxa"/>
          </w:tcPr>
          <w:p w14:paraId="569320D5" w14:textId="7AF5EC63"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Appraisal report </w:t>
            </w:r>
          </w:p>
        </w:tc>
        <w:tc>
          <w:tcPr>
            <w:tcW w:w="6941" w:type="dxa"/>
          </w:tcPr>
          <w:p w14:paraId="23B71130" w14:textId="1A1EE4BC"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Format: PDF.photo etc. </w:t>
            </w:r>
          </w:p>
          <w:p w14:paraId="2ACE9BD9" w14:textId="774C2EEC" w:rsidR="00211E83" w:rsidRPr="00BF38FA" w:rsidRDefault="00BF38FA" w:rsidP="00246D16">
            <w:pPr>
              <w:spacing w:before="120" w:after="120" w:line="276" w:lineRule="auto"/>
              <w:rPr>
                <w:rFonts w:ascii="Sylfaen" w:hAnsi="Sylfaen" w:cs="Arial"/>
                <w:i/>
                <w:sz w:val="22"/>
                <w:szCs w:val="22"/>
              </w:rPr>
            </w:pPr>
            <w:r>
              <w:rPr>
                <w:rFonts w:ascii="Sylfaen" w:hAnsi="Sylfaen" w:cs="Arial"/>
                <w:i/>
                <w:sz w:val="22"/>
                <w:szCs w:val="22"/>
              </w:rPr>
              <w:t>Առկայության դեպքում խ</w:t>
            </w:r>
            <w:r w:rsidRPr="008B37B5">
              <w:rPr>
                <w:rFonts w:ascii="Sylfaen" w:hAnsi="Sylfaen" w:cs="Arial"/>
                <w:i/>
                <w:sz w:val="22"/>
                <w:szCs w:val="22"/>
                <w:lang w:val="hy-AM"/>
              </w:rPr>
              <w:t xml:space="preserve">նդրում </w:t>
            </w:r>
            <w:r w:rsidR="00211E83" w:rsidRPr="008B37B5">
              <w:rPr>
                <w:rFonts w:ascii="Sylfaen" w:hAnsi="Sylfaen" w:cs="Arial"/>
                <w:i/>
                <w:sz w:val="22"/>
                <w:szCs w:val="22"/>
                <w:lang w:val="hy-AM"/>
              </w:rPr>
              <w:t xml:space="preserve">ենք կցել գնահատման </w:t>
            </w:r>
            <w:r w:rsidRPr="008B37B5">
              <w:rPr>
                <w:rFonts w:ascii="Sylfaen" w:hAnsi="Sylfaen" w:cs="Arial"/>
                <w:i/>
                <w:sz w:val="22"/>
                <w:szCs w:val="22"/>
                <w:lang w:val="hy-AM"/>
              </w:rPr>
              <w:t>հաշվետվություն</w:t>
            </w:r>
            <w:r>
              <w:rPr>
                <w:rFonts w:ascii="Sylfaen" w:hAnsi="Sylfaen" w:cs="Arial"/>
                <w:i/>
                <w:sz w:val="22"/>
                <w:szCs w:val="22"/>
              </w:rPr>
              <w:t xml:space="preserve">ը pdf կամ </w:t>
            </w:r>
            <w:r w:rsidR="00A0429A">
              <w:rPr>
                <w:rFonts w:ascii="Sylfaen" w:hAnsi="Sylfaen" w:cs="Arial"/>
                <w:i/>
                <w:sz w:val="22"/>
                <w:szCs w:val="22"/>
              </w:rPr>
              <w:t>…</w:t>
            </w:r>
            <w:r>
              <w:rPr>
                <w:rFonts w:ascii="Sylfaen" w:hAnsi="Sylfaen" w:cs="Arial"/>
                <w:i/>
                <w:sz w:val="22"/>
                <w:szCs w:val="22"/>
              </w:rPr>
              <w:t xml:space="preserve"> ֆորմատով:</w:t>
            </w:r>
          </w:p>
          <w:p w14:paraId="130EEBB4" w14:textId="40B11C8E" w:rsidR="00211E83" w:rsidRPr="008B37B5" w:rsidRDefault="00211E83" w:rsidP="00211E83">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Կցված ֆայլի ֆորմատն ընդունելի չէ, խնդրում ենք կցել pdf, </w:t>
            </w:r>
            <w:r w:rsidR="00A0429A">
              <w:rPr>
                <w:rFonts w:ascii="Sylfaen" w:hAnsi="Sylfaen" w:cs="Arial"/>
                <w:i/>
                <w:sz w:val="22"/>
                <w:szCs w:val="22"/>
              </w:rPr>
              <w:t>…</w:t>
            </w:r>
            <w:r w:rsidR="00A0429A" w:rsidRPr="008B37B5">
              <w:rPr>
                <w:rFonts w:ascii="Sylfaen" w:hAnsi="Sylfaen" w:cs="Arial"/>
                <w:i/>
                <w:sz w:val="22"/>
                <w:szCs w:val="22"/>
                <w:lang w:val="hy-AM"/>
              </w:rPr>
              <w:t xml:space="preserve"> </w:t>
            </w:r>
            <w:r w:rsidR="00BF38FA">
              <w:rPr>
                <w:rFonts w:ascii="Sylfaen" w:hAnsi="Sylfaen" w:cs="Arial"/>
                <w:i/>
                <w:sz w:val="22"/>
                <w:szCs w:val="22"/>
              </w:rPr>
              <w:t>ֆորմատով:</w:t>
            </w:r>
            <w:r w:rsidRPr="008B37B5">
              <w:rPr>
                <w:rFonts w:ascii="Sylfaen" w:hAnsi="Sylfaen" w:cs="Arial"/>
                <w:i/>
                <w:sz w:val="22"/>
                <w:szCs w:val="22"/>
                <w:lang w:val="hy-AM"/>
              </w:rPr>
              <w:t>…….</w:t>
            </w:r>
          </w:p>
          <w:p w14:paraId="69130DA4" w14:textId="77777777" w:rsidR="00211E83" w:rsidRPr="00211E83" w:rsidRDefault="00211E83" w:rsidP="00246D16">
            <w:pPr>
              <w:spacing w:before="120" w:after="120" w:line="276" w:lineRule="auto"/>
              <w:rPr>
                <w:rFonts w:ascii="Arial" w:hAnsi="Arial" w:cs="Arial"/>
                <w:sz w:val="22"/>
                <w:szCs w:val="22"/>
                <w:lang w:val="hy-AM"/>
              </w:rPr>
            </w:pPr>
          </w:p>
          <w:p w14:paraId="655F79EE" w14:textId="6DFBC4F9"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r w:rsidR="00246D16" w14:paraId="548A11E6" w14:textId="77777777" w:rsidTr="00B27DDD">
        <w:tc>
          <w:tcPr>
            <w:tcW w:w="6940" w:type="dxa"/>
          </w:tcPr>
          <w:p w14:paraId="05D06764" w14:textId="5356C2CF"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Pledger’s passports</w:t>
            </w:r>
          </w:p>
        </w:tc>
        <w:tc>
          <w:tcPr>
            <w:tcW w:w="6941" w:type="dxa"/>
          </w:tcPr>
          <w:p w14:paraId="427C6BB2" w14:textId="74B03D9A"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Format: PDF.photo etc. </w:t>
            </w:r>
          </w:p>
          <w:p w14:paraId="1FA8D4B0" w14:textId="65A14122" w:rsidR="005407D0" w:rsidRPr="00BF38FA" w:rsidRDefault="00211E83" w:rsidP="005407D0">
            <w:pPr>
              <w:spacing w:before="120" w:after="120" w:line="276" w:lineRule="auto"/>
              <w:rPr>
                <w:rFonts w:ascii="Sylfaen" w:hAnsi="Sylfaen" w:cs="Arial"/>
                <w:i/>
                <w:sz w:val="22"/>
                <w:szCs w:val="22"/>
              </w:rPr>
            </w:pPr>
            <w:r w:rsidRPr="008B37B5">
              <w:rPr>
                <w:rFonts w:ascii="Sylfaen" w:hAnsi="Sylfaen" w:cs="Arial"/>
                <w:i/>
                <w:sz w:val="22"/>
                <w:szCs w:val="22"/>
                <w:lang w:val="hy-AM"/>
              </w:rPr>
              <w:t xml:space="preserve">Խնդրում ենք կցել գրավադրվող գույքի սեփականատերերի </w:t>
            </w:r>
            <w:r w:rsidRPr="008B37B5">
              <w:rPr>
                <w:rFonts w:ascii="Sylfaen" w:hAnsi="Sylfaen" w:cs="Arial"/>
                <w:i/>
                <w:sz w:val="22"/>
                <w:szCs w:val="22"/>
                <w:lang w:val="hy-AM"/>
              </w:rPr>
              <w:lastRenderedPageBreak/>
              <w:t>անձնագրերը</w:t>
            </w:r>
            <w:r w:rsidR="005407D0">
              <w:rPr>
                <w:rFonts w:ascii="Sylfaen" w:hAnsi="Sylfaen" w:cs="Arial"/>
                <w:i/>
                <w:sz w:val="22"/>
                <w:szCs w:val="22"/>
              </w:rPr>
              <w:t xml:space="preserve"> pdf կամ </w:t>
            </w:r>
            <w:r w:rsidR="00A0429A">
              <w:rPr>
                <w:rFonts w:ascii="Sylfaen" w:hAnsi="Sylfaen" w:cs="Arial"/>
                <w:i/>
                <w:sz w:val="22"/>
                <w:szCs w:val="22"/>
              </w:rPr>
              <w:t>…</w:t>
            </w:r>
            <w:r w:rsidR="005407D0">
              <w:rPr>
                <w:rFonts w:ascii="Sylfaen" w:hAnsi="Sylfaen" w:cs="Arial"/>
                <w:i/>
                <w:sz w:val="22"/>
                <w:szCs w:val="22"/>
              </w:rPr>
              <w:t xml:space="preserve"> ֆորմատով:</w:t>
            </w:r>
          </w:p>
          <w:p w14:paraId="2AF42653" w14:textId="764CB57A" w:rsidR="005407D0" w:rsidRPr="008B37B5" w:rsidRDefault="005407D0" w:rsidP="005407D0">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Կցված ֆայլի ֆորմատն ընդունելի չէ, խնդրում ենք կցել pdf, </w:t>
            </w:r>
            <w:r w:rsidR="00A0429A">
              <w:rPr>
                <w:rFonts w:ascii="Sylfaen" w:hAnsi="Sylfaen" w:cs="Arial"/>
                <w:i/>
                <w:sz w:val="22"/>
                <w:szCs w:val="22"/>
              </w:rPr>
              <w:t>…</w:t>
            </w:r>
            <w:r>
              <w:rPr>
                <w:rFonts w:ascii="Sylfaen" w:hAnsi="Sylfaen" w:cs="Arial"/>
                <w:i/>
                <w:sz w:val="22"/>
                <w:szCs w:val="22"/>
              </w:rPr>
              <w:t>ֆորմատով:</w:t>
            </w:r>
            <w:r w:rsidRPr="008B37B5">
              <w:rPr>
                <w:rFonts w:ascii="Sylfaen" w:hAnsi="Sylfaen" w:cs="Arial"/>
                <w:i/>
                <w:sz w:val="22"/>
                <w:szCs w:val="22"/>
                <w:lang w:val="hy-AM"/>
              </w:rPr>
              <w:t>…….</w:t>
            </w:r>
          </w:p>
          <w:p w14:paraId="283832A9" w14:textId="77DAFA62" w:rsidR="00211E83" w:rsidRPr="005407D0" w:rsidRDefault="00211E83" w:rsidP="00246D16">
            <w:pPr>
              <w:spacing w:before="120" w:after="120" w:line="276" w:lineRule="auto"/>
              <w:rPr>
                <w:rFonts w:ascii="Sylfaen" w:hAnsi="Sylfaen" w:cs="Arial"/>
                <w:i/>
                <w:sz w:val="22"/>
                <w:szCs w:val="22"/>
              </w:rPr>
            </w:pPr>
          </w:p>
          <w:p w14:paraId="271B11E4" w14:textId="6EC084F5"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r w:rsidR="00246D16" w14:paraId="4343B203" w14:textId="77777777" w:rsidTr="00B27DDD">
        <w:tc>
          <w:tcPr>
            <w:tcW w:w="6940" w:type="dxa"/>
          </w:tcPr>
          <w:p w14:paraId="0827407D" w14:textId="3620CEF8"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lastRenderedPageBreak/>
              <w:t xml:space="preserve">Pledger’s marriage certificate  </w:t>
            </w:r>
          </w:p>
        </w:tc>
        <w:tc>
          <w:tcPr>
            <w:tcW w:w="6941" w:type="dxa"/>
          </w:tcPr>
          <w:p w14:paraId="67D65F03" w14:textId="498E238B"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Format: PDF.photo etc. </w:t>
            </w:r>
          </w:p>
          <w:p w14:paraId="07968159" w14:textId="5C44471D" w:rsidR="005407D0" w:rsidRPr="00BF38FA" w:rsidRDefault="005407D0" w:rsidP="005407D0">
            <w:pPr>
              <w:spacing w:before="120" w:after="120" w:line="276" w:lineRule="auto"/>
              <w:rPr>
                <w:rFonts w:ascii="Sylfaen" w:hAnsi="Sylfaen" w:cs="Arial"/>
                <w:i/>
                <w:sz w:val="22"/>
                <w:szCs w:val="22"/>
              </w:rPr>
            </w:pPr>
            <w:r>
              <w:rPr>
                <w:rFonts w:ascii="Sylfaen" w:hAnsi="Sylfaen" w:cs="Tahoma"/>
                <w:sz w:val="22"/>
                <w:szCs w:val="22"/>
              </w:rPr>
              <w:t>Առկայության դեպքում խ</w:t>
            </w:r>
            <w:r>
              <w:rPr>
                <w:rFonts w:ascii="Sylfaen" w:hAnsi="Sylfaen" w:cs="Tahoma"/>
                <w:sz w:val="22"/>
                <w:szCs w:val="22"/>
                <w:lang w:val="hy-AM"/>
              </w:rPr>
              <w:t xml:space="preserve">նդրում </w:t>
            </w:r>
            <w:r w:rsidR="0009164F">
              <w:rPr>
                <w:rFonts w:ascii="Sylfaen" w:hAnsi="Sylfaen" w:cs="Tahoma"/>
                <w:sz w:val="22"/>
                <w:szCs w:val="22"/>
                <w:lang w:val="hy-AM"/>
              </w:rPr>
              <w:t>ենք կցել գրավադրվող գույքի սեփականատերերի ամուսնության վկայականները</w:t>
            </w:r>
            <w:r>
              <w:rPr>
                <w:rFonts w:ascii="Sylfaen" w:hAnsi="Sylfaen" w:cs="Tahoma"/>
                <w:sz w:val="22"/>
                <w:szCs w:val="22"/>
              </w:rPr>
              <w:t xml:space="preserve"> </w:t>
            </w:r>
            <w:r>
              <w:rPr>
                <w:rFonts w:ascii="Sylfaen" w:hAnsi="Sylfaen" w:cs="Arial"/>
                <w:i/>
                <w:sz w:val="22"/>
                <w:szCs w:val="22"/>
              </w:rPr>
              <w:t xml:space="preserve">pdf կամ </w:t>
            </w:r>
            <w:r w:rsidR="00A0429A">
              <w:rPr>
                <w:rFonts w:ascii="Sylfaen" w:hAnsi="Sylfaen" w:cs="Arial"/>
                <w:i/>
                <w:sz w:val="22"/>
                <w:szCs w:val="22"/>
              </w:rPr>
              <w:t>…</w:t>
            </w:r>
            <w:r>
              <w:rPr>
                <w:rFonts w:ascii="Sylfaen" w:hAnsi="Sylfaen" w:cs="Arial"/>
                <w:i/>
                <w:sz w:val="22"/>
                <w:szCs w:val="22"/>
              </w:rPr>
              <w:t xml:space="preserve"> ֆորմատով:</w:t>
            </w:r>
          </w:p>
          <w:p w14:paraId="33ECD906" w14:textId="42691C05" w:rsidR="005407D0" w:rsidRPr="008B37B5" w:rsidRDefault="005407D0" w:rsidP="005407D0">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Կցված ֆայլի ֆորմատն ընդունելի չէ, խնդրում ենք կցել pdf, </w:t>
            </w:r>
            <w:r w:rsidR="00A0429A">
              <w:rPr>
                <w:rFonts w:ascii="Sylfaen" w:hAnsi="Sylfaen" w:cs="Arial"/>
                <w:i/>
                <w:sz w:val="22"/>
                <w:szCs w:val="22"/>
              </w:rPr>
              <w:t>…</w:t>
            </w:r>
            <w:r w:rsidRPr="008B37B5">
              <w:rPr>
                <w:rFonts w:ascii="Sylfaen" w:hAnsi="Sylfaen" w:cs="Arial"/>
                <w:i/>
                <w:sz w:val="22"/>
                <w:szCs w:val="22"/>
                <w:lang w:val="hy-AM"/>
              </w:rPr>
              <w:t xml:space="preserve"> </w:t>
            </w:r>
            <w:r>
              <w:rPr>
                <w:rFonts w:ascii="Sylfaen" w:hAnsi="Sylfaen" w:cs="Arial"/>
                <w:i/>
                <w:sz w:val="22"/>
                <w:szCs w:val="22"/>
              </w:rPr>
              <w:t>ֆորմատով:</w:t>
            </w:r>
            <w:r w:rsidRPr="008B37B5">
              <w:rPr>
                <w:rFonts w:ascii="Sylfaen" w:hAnsi="Sylfaen" w:cs="Arial"/>
                <w:i/>
                <w:sz w:val="22"/>
                <w:szCs w:val="22"/>
                <w:lang w:val="hy-AM"/>
              </w:rPr>
              <w:t>…….</w:t>
            </w:r>
          </w:p>
          <w:p w14:paraId="6CF655F9" w14:textId="5564C8A7" w:rsidR="0009164F" w:rsidRPr="005407D0" w:rsidRDefault="0009164F" w:rsidP="00246D16">
            <w:pPr>
              <w:spacing w:before="120" w:after="120" w:line="276" w:lineRule="auto"/>
              <w:rPr>
                <w:rFonts w:ascii="Sylfaen" w:hAnsi="Sylfaen" w:cs="Tahoma"/>
                <w:sz w:val="22"/>
                <w:szCs w:val="22"/>
              </w:rPr>
            </w:pPr>
          </w:p>
          <w:p w14:paraId="64E1BE05" w14:textId="6AB9989F"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r w:rsidR="00246D16" w14:paraId="280D7F3D" w14:textId="77777777" w:rsidTr="00B27DDD">
        <w:tc>
          <w:tcPr>
            <w:tcW w:w="6940" w:type="dxa"/>
          </w:tcPr>
          <w:p w14:paraId="77674AE2" w14:textId="01931805" w:rsidR="00246D16" w:rsidRPr="00B37A4A" w:rsidRDefault="00DD06EB"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Cadaster</w:t>
            </w:r>
            <w:r w:rsidR="00246D16" w:rsidRPr="00B37A4A">
              <w:rPr>
                <w:rFonts w:asciiTheme="minorHAnsi" w:hAnsiTheme="minorHAnsi" w:cs="Tahoma"/>
                <w:sz w:val="22"/>
                <w:szCs w:val="22"/>
              </w:rPr>
              <w:t xml:space="preserve"> reference </w:t>
            </w:r>
          </w:p>
        </w:tc>
        <w:tc>
          <w:tcPr>
            <w:tcW w:w="6941" w:type="dxa"/>
          </w:tcPr>
          <w:p w14:paraId="4AF9D6EC" w14:textId="7DE537CE" w:rsidR="00246D16"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Format: PDF.photo etc. </w:t>
            </w:r>
          </w:p>
          <w:p w14:paraId="3B47CE6D" w14:textId="16728A88" w:rsidR="005407D0" w:rsidRPr="00BF38FA" w:rsidRDefault="0009164F" w:rsidP="005407D0">
            <w:pPr>
              <w:spacing w:before="120" w:after="120" w:line="276" w:lineRule="auto"/>
              <w:rPr>
                <w:rFonts w:ascii="Sylfaen" w:hAnsi="Sylfaen" w:cs="Arial"/>
                <w:i/>
                <w:sz w:val="22"/>
                <w:szCs w:val="22"/>
              </w:rPr>
            </w:pPr>
            <w:r w:rsidRPr="008B37B5">
              <w:rPr>
                <w:rFonts w:ascii="Sylfaen" w:hAnsi="Sylfaen" w:cs="Arial"/>
                <w:i/>
                <w:sz w:val="22"/>
                <w:szCs w:val="22"/>
                <w:lang w:val="hy-AM"/>
              </w:rPr>
              <w:t>Խնդրում ենք կցել գրավադրվող գույքի սահմանափակումների վերաբերյալ կադաստրի միասնական տեղեկանքը</w:t>
            </w:r>
            <w:r w:rsidR="005407D0">
              <w:rPr>
                <w:rFonts w:ascii="Sylfaen" w:hAnsi="Sylfaen" w:cs="Arial"/>
                <w:i/>
                <w:sz w:val="22"/>
                <w:szCs w:val="22"/>
              </w:rPr>
              <w:t xml:space="preserve"> pdf կամ </w:t>
            </w:r>
            <w:r w:rsidR="00A0429A">
              <w:rPr>
                <w:rFonts w:ascii="Sylfaen" w:hAnsi="Sylfaen" w:cs="Arial"/>
                <w:i/>
                <w:sz w:val="22"/>
                <w:szCs w:val="22"/>
              </w:rPr>
              <w:t>…</w:t>
            </w:r>
            <w:r w:rsidR="005407D0">
              <w:rPr>
                <w:rFonts w:ascii="Sylfaen" w:hAnsi="Sylfaen" w:cs="Arial"/>
                <w:i/>
                <w:sz w:val="22"/>
                <w:szCs w:val="22"/>
              </w:rPr>
              <w:t>ֆորմատով:</w:t>
            </w:r>
          </w:p>
          <w:p w14:paraId="4CC70DFA" w14:textId="43395168" w:rsidR="005407D0" w:rsidRPr="008B37B5" w:rsidRDefault="005407D0" w:rsidP="005407D0">
            <w:pPr>
              <w:spacing w:before="120" w:after="120" w:line="276" w:lineRule="auto"/>
              <w:rPr>
                <w:rFonts w:ascii="Sylfaen" w:hAnsi="Sylfaen" w:cs="Arial"/>
                <w:i/>
                <w:sz w:val="22"/>
                <w:szCs w:val="22"/>
                <w:lang w:val="hy-AM"/>
              </w:rPr>
            </w:pPr>
            <w:r w:rsidRPr="008B37B5">
              <w:rPr>
                <w:rFonts w:ascii="Sylfaen" w:hAnsi="Sylfaen" w:cs="Arial"/>
                <w:i/>
                <w:sz w:val="22"/>
                <w:szCs w:val="22"/>
                <w:lang w:val="hy-AM"/>
              </w:rPr>
              <w:t xml:space="preserve">Կցված ֆայլի ֆորմատն ընդունելի չէ, խնդրում ենք կցել pdf, </w:t>
            </w:r>
            <w:r w:rsidR="00A0429A">
              <w:rPr>
                <w:rFonts w:ascii="Sylfaen" w:hAnsi="Sylfaen" w:cs="Arial"/>
                <w:i/>
                <w:sz w:val="22"/>
                <w:szCs w:val="22"/>
              </w:rPr>
              <w:t>…</w:t>
            </w:r>
            <w:r>
              <w:rPr>
                <w:rFonts w:ascii="Sylfaen" w:hAnsi="Sylfaen" w:cs="Arial"/>
                <w:i/>
                <w:sz w:val="22"/>
                <w:szCs w:val="22"/>
              </w:rPr>
              <w:t>ֆորմատով:</w:t>
            </w:r>
            <w:r w:rsidRPr="008B37B5">
              <w:rPr>
                <w:rFonts w:ascii="Sylfaen" w:hAnsi="Sylfaen" w:cs="Arial"/>
                <w:i/>
                <w:sz w:val="22"/>
                <w:szCs w:val="22"/>
                <w:lang w:val="hy-AM"/>
              </w:rPr>
              <w:t>…….</w:t>
            </w:r>
          </w:p>
          <w:p w14:paraId="5D9ACD26" w14:textId="78F071B9" w:rsidR="0009164F" w:rsidRPr="005407D0" w:rsidRDefault="0009164F" w:rsidP="00246D16">
            <w:pPr>
              <w:spacing w:before="120" w:after="120" w:line="276" w:lineRule="auto"/>
              <w:rPr>
                <w:rFonts w:ascii="Sylfaen" w:hAnsi="Sylfaen" w:cs="Arial"/>
                <w:i/>
                <w:sz w:val="22"/>
                <w:szCs w:val="22"/>
              </w:rPr>
            </w:pPr>
            <w:del w:id="74" w:author="Zhorzhik Grigoryan" w:date="2018-10-23T15:57:00Z">
              <w:r w:rsidRPr="008B37B5" w:rsidDel="005407D0">
                <w:rPr>
                  <w:rFonts w:ascii="Sylfaen" w:hAnsi="Sylfaen" w:cs="Arial"/>
                  <w:i/>
                  <w:sz w:val="22"/>
                  <w:szCs w:val="22"/>
                  <w:lang w:val="hy-AM"/>
                </w:rPr>
                <w:delText xml:space="preserve"> </w:delText>
              </w:r>
            </w:del>
          </w:p>
          <w:p w14:paraId="50B0C1F4" w14:textId="6D210212"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r w:rsidR="00246D16" w14:paraId="60A07A68" w14:textId="77777777" w:rsidTr="00B27DDD">
        <w:tc>
          <w:tcPr>
            <w:tcW w:w="6940" w:type="dxa"/>
          </w:tcPr>
          <w:p w14:paraId="2547D630" w14:textId="308C65F2" w:rsidR="00246D16" w:rsidRPr="00B37A4A" w:rsidRDefault="00246D16" w:rsidP="00246D16">
            <w:pPr>
              <w:spacing w:before="120" w:after="120" w:line="276" w:lineRule="auto"/>
              <w:rPr>
                <w:rFonts w:asciiTheme="minorHAnsi" w:hAnsiTheme="minorHAnsi" w:cs="Tahoma"/>
                <w:sz w:val="22"/>
                <w:szCs w:val="22"/>
              </w:rPr>
            </w:pPr>
            <w:r w:rsidRPr="00B37A4A">
              <w:rPr>
                <w:rFonts w:asciiTheme="minorHAnsi" w:hAnsiTheme="minorHAnsi" w:cs="Tahoma"/>
                <w:sz w:val="22"/>
                <w:szCs w:val="22"/>
              </w:rPr>
              <w:t>Other documents</w:t>
            </w:r>
          </w:p>
        </w:tc>
        <w:tc>
          <w:tcPr>
            <w:tcW w:w="6941" w:type="dxa"/>
          </w:tcPr>
          <w:p w14:paraId="4FF0B6C5" w14:textId="2659657A" w:rsidR="00246D16" w:rsidRPr="0093714C" w:rsidRDefault="00246D16" w:rsidP="00246D16">
            <w:pPr>
              <w:spacing w:before="120" w:after="120" w:line="276" w:lineRule="auto"/>
              <w:rPr>
                <w:rFonts w:ascii="Sylfaen" w:hAnsi="Sylfaen" w:cs="Tahoma"/>
                <w:sz w:val="22"/>
                <w:szCs w:val="22"/>
                <w:lang w:val="hy-AM"/>
              </w:rPr>
            </w:pPr>
            <w:r w:rsidRPr="00B37A4A">
              <w:rPr>
                <w:rFonts w:asciiTheme="minorHAnsi" w:hAnsiTheme="minorHAnsi" w:cs="Tahoma"/>
                <w:sz w:val="22"/>
                <w:szCs w:val="22"/>
              </w:rPr>
              <w:t xml:space="preserve">The system should allow to attach more </w:t>
            </w:r>
            <w:r w:rsidR="006B2E67" w:rsidRPr="00B37A4A">
              <w:rPr>
                <w:rFonts w:asciiTheme="minorHAnsi" w:hAnsiTheme="minorHAnsi" w:cs="Tahoma"/>
                <w:sz w:val="22"/>
                <w:szCs w:val="22"/>
              </w:rPr>
              <w:t>than</w:t>
            </w:r>
            <w:r w:rsidRPr="00B37A4A">
              <w:rPr>
                <w:rFonts w:asciiTheme="minorHAnsi" w:hAnsiTheme="minorHAnsi" w:cs="Tahoma"/>
                <w:sz w:val="22"/>
                <w:szCs w:val="22"/>
              </w:rPr>
              <w:t xml:space="preserve"> 1 attachment</w:t>
            </w:r>
          </w:p>
        </w:tc>
      </w:tr>
    </w:tbl>
    <w:p w14:paraId="10B086EA" w14:textId="77777777" w:rsidR="004136FA" w:rsidRDefault="004136FA" w:rsidP="00537634">
      <w:pPr>
        <w:pStyle w:val="CustomStyle"/>
      </w:pPr>
    </w:p>
    <w:p w14:paraId="2F0C38EC" w14:textId="543A0970" w:rsidR="00011EE4" w:rsidRDefault="00011EE4">
      <w:pPr>
        <w:rPr>
          <w:rFonts w:ascii="Arial" w:eastAsiaTheme="minorHAnsi" w:hAnsi="Arial" w:cstheme="minorBidi"/>
          <w:b/>
          <w:color w:val="70AD47" w:themeColor="accent6"/>
          <w:sz w:val="28"/>
          <w:szCs w:val="22"/>
          <w:u w:val="single"/>
        </w:rPr>
      </w:pPr>
      <w:bookmarkStart w:id="75" w:name="_Toc525144689"/>
    </w:p>
    <w:p w14:paraId="23BCCC70" w14:textId="2907E5EB" w:rsidR="00537634" w:rsidRDefault="00537634" w:rsidP="00537634">
      <w:pPr>
        <w:pStyle w:val="CustomStyle"/>
      </w:pPr>
      <w:r>
        <w:lastRenderedPageBreak/>
        <w:t>Abbreviations</w:t>
      </w:r>
      <w:bookmarkEnd w:id="75"/>
    </w:p>
    <w:tbl>
      <w:tblPr>
        <w:tblStyle w:val="TableGrid"/>
        <w:tblW w:w="0" w:type="auto"/>
        <w:tblLook w:val="04A0" w:firstRow="1" w:lastRow="0" w:firstColumn="1" w:lastColumn="0" w:noHBand="0" w:noVBand="1"/>
      </w:tblPr>
      <w:tblGrid>
        <w:gridCol w:w="3397"/>
        <w:gridCol w:w="10484"/>
      </w:tblGrid>
      <w:tr w:rsidR="00537634" w:rsidRPr="00F01BCB" w14:paraId="22011CC4" w14:textId="77777777" w:rsidTr="00B26193">
        <w:tc>
          <w:tcPr>
            <w:tcW w:w="3397" w:type="dxa"/>
            <w:shd w:val="clear" w:color="auto" w:fill="A8D08D" w:themeFill="accent6" w:themeFillTint="99"/>
          </w:tcPr>
          <w:p w14:paraId="1CFBA281" w14:textId="4825B940" w:rsidR="00537634" w:rsidRPr="00F01BCB" w:rsidRDefault="00537634" w:rsidP="00B26193">
            <w:pPr>
              <w:autoSpaceDE w:val="0"/>
              <w:autoSpaceDN w:val="0"/>
              <w:adjustRightInd w:val="0"/>
              <w:spacing w:before="120" w:after="120" w:line="276" w:lineRule="auto"/>
              <w:rPr>
                <w:rFonts w:asciiTheme="minorHAnsi" w:hAnsiTheme="minorHAnsi"/>
              </w:rPr>
            </w:pPr>
            <w:r>
              <w:rPr>
                <w:rFonts w:asciiTheme="minorHAnsi" w:hAnsiTheme="minorHAnsi"/>
              </w:rPr>
              <w:t>Abbreviation</w:t>
            </w:r>
          </w:p>
        </w:tc>
        <w:tc>
          <w:tcPr>
            <w:tcW w:w="10484" w:type="dxa"/>
            <w:shd w:val="clear" w:color="auto" w:fill="A8D08D" w:themeFill="accent6" w:themeFillTint="99"/>
          </w:tcPr>
          <w:p w14:paraId="7C960314" w14:textId="77777777" w:rsidR="00537634" w:rsidRPr="00F01BCB" w:rsidRDefault="00537634" w:rsidP="00B26193">
            <w:pPr>
              <w:autoSpaceDE w:val="0"/>
              <w:autoSpaceDN w:val="0"/>
              <w:adjustRightInd w:val="0"/>
              <w:spacing w:before="120" w:after="120" w:line="276" w:lineRule="auto"/>
              <w:rPr>
                <w:rFonts w:asciiTheme="minorHAnsi" w:hAnsiTheme="minorHAnsi"/>
              </w:rPr>
            </w:pPr>
            <w:r w:rsidRPr="00F01BCB">
              <w:rPr>
                <w:rFonts w:asciiTheme="minorHAnsi" w:hAnsiTheme="minorHAnsi"/>
              </w:rPr>
              <w:t>Description</w:t>
            </w:r>
          </w:p>
        </w:tc>
      </w:tr>
      <w:tr w:rsidR="00537634" w:rsidRPr="00F01BCB" w14:paraId="01F926DF" w14:textId="77777777" w:rsidTr="00B26193">
        <w:tc>
          <w:tcPr>
            <w:tcW w:w="3397" w:type="dxa"/>
          </w:tcPr>
          <w:p w14:paraId="1FB9407B" w14:textId="25AC5E19" w:rsidR="00537634" w:rsidRPr="00F01BCB" w:rsidRDefault="00585721"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SSN</w:t>
            </w:r>
          </w:p>
        </w:tc>
        <w:tc>
          <w:tcPr>
            <w:tcW w:w="10484" w:type="dxa"/>
          </w:tcPr>
          <w:p w14:paraId="20EB67C8" w14:textId="5DD3E9AB" w:rsidR="00537634" w:rsidRPr="00F01BCB" w:rsidRDefault="00585721"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Social Security Number or Social Services Number</w:t>
            </w:r>
          </w:p>
        </w:tc>
      </w:tr>
      <w:tr w:rsidR="000618F8" w:rsidRPr="00F01BCB" w14:paraId="0F3894C2" w14:textId="77777777" w:rsidTr="00B26193">
        <w:tc>
          <w:tcPr>
            <w:tcW w:w="3397" w:type="dxa"/>
          </w:tcPr>
          <w:p w14:paraId="5AC8A51F" w14:textId="56AD57DA" w:rsidR="000618F8" w:rsidRDefault="00585721"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TIN</w:t>
            </w:r>
          </w:p>
        </w:tc>
        <w:tc>
          <w:tcPr>
            <w:tcW w:w="10484" w:type="dxa"/>
          </w:tcPr>
          <w:p w14:paraId="5E737ABD" w14:textId="7F3BDB18" w:rsidR="000618F8" w:rsidRDefault="00585721"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Tax Identification Number</w:t>
            </w:r>
          </w:p>
        </w:tc>
      </w:tr>
      <w:tr w:rsidR="00A8389C" w:rsidRPr="00F01BCB" w14:paraId="07F4D74A" w14:textId="77777777" w:rsidTr="00B26193">
        <w:tc>
          <w:tcPr>
            <w:tcW w:w="3397" w:type="dxa"/>
          </w:tcPr>
          <w:p w14:paraId="7CA3801B" w14:textId="4D9F22A4" w:rsidR="00A8389C" w:rsidRDefault="003D0BC5"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SME</w:t>
            </w:r>
          </w:p>
        </w:tc>
        <w:tc>
          <w:tcPr>
            <w:tcW w:w="10484" w:type="dxa"/>
          </w:tcPr>
          <w:p w14:paraId="27767F0D" w14:textId="67AA7C5B" w:rsidR="00A8389C" w:rsidRDefault="003D0BC5"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Small and Medium Enterprises</w:t>
            </w:r>
          </w:p>
        </w:tc>
      </w:tr>
      <w:tr w:rsidR="003D0BC5" w:rsidRPr="00F01BCB" w14:paraId="62DA4B4E" w14:textId="77777777" w:rsidTr="00B26193">
        <w:tc>
          <w:tcPr>
            <w:tcW w:w="3397" w:type="dxa"/>
          </w:tcPr>
          <w:p w14:paraId="31281B1F" w14:textId="6DEA2DEB" w:rsidR="003D0BC5" w:rsidRDefault="003D0BC5"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I/E</w:t>
            </w:r>
          </w:p>
        </w:tc>
        <w:tc>
          <w:tcPr>
            <w:tcW w:w="10484" w:type="dxa"/>
          </w:tcPr>
          <w:p w14:paraId="6AA54F26" w14:textId="4ED26257" w:rsidR="003D0BC5" w:rsidRDefault="003D0BC5"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Individual Entrepreneur</w:t>
            </w:r>
          </w:p>
        </w:tc>
      </w:tr>
      <w:tr w:rsidR="00194875" w:rsidRPr="00F01BCB" w14:paraId="017F335D" w14:textId="77777777" w:rsidTr="00B26193">
        <w:tc>
          <w:tcPr>
            <w:tcW w:w="3397" w:type="dxa"/>
          </w:tcPr>
          <w:p w14:paraId="54E556E0" w14:textId="5891459A" w:rsidR="00194875" w:rsidRDefault="00194875" w:rsidP="00B26193">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LLC</w:t>
            </w:r>
          </w:p>
        </w:tc>
        <w:tc>
          <w:tcPr>
            <w:tcW w:w="10484" w:type="dxa"/>
          </w:tcPr>
          <w:p w14:paraId="7D42A9F6" w14:textId="5A1B13DE" w:rsidR="00194875" w:rsidRDefault="00194875" w:rsidP="00194875">
            <w:pPr>
              <w:autoSpaceDE w:val="0"/>
              <w:autoSpaceDN w:val="0"/>
              <w:adjustRightInd w:val="0"/>
              <w:spacing w:before="120" w:after="120" w:line="276" w:lineRule="auto"/>
              <w:rPr>
                <w:rFonts w:asciiTheme="minorHAnsi" w:hAnsiTheme="minorHAnsi"/>
                <w:sz w:val="22"/>
                <w:szCs w:val="22"/>
              </w:rPr>
            </w:pPr>
            <w:r>
              <w:rPr>
                <w:rFonts w:asciiTheme="minorHAnsi" w:hAnsiTheme="minorHAnsi"/>
                <w:sz w:val="22"/>
                <w:szCs w:val="22"/>
              </w:rPr>
              <w:t>Limited Liability Company</w:t>
            </w:r>
          </w:p>
        </w:tc>
      </w:tr>
    </w:tbl>
    <w:p w14:paraId="3E71E29F" w14:textId="620FC503" w:rsidR="003C092B" w:rsidRDefault="003C092B" w:rsidP="00EB76AF">
      <w:pPr>
        <w:autoSpaceDE w:val="0"/>
        <w:autoSpaceDN w:val="0"/>
        <w:adjustRightInd w:val="0"/>
        <w:spacing w:before="120" w:after="120" w:line="276" w:lineRule="auto"/>
        <w:rPr>
          <w:rFonts w:asciiTheme="minorHAnsi" w:hAnsiTheme="minorHAnsi"/>
          <w:sz w:val="22"/>
          <w:szCs w:val="22"/>
        </w:rPr>
      </w:pPr>
    </w:p>
    <w:p w14:paraId="1205E1FA" w14:textId="3AB27A09" w:rsidR="003C092B" w:rsidRPr="00FB5849" w:rsidRDefault="00FB5849">
      <w:pPr>
        <w:rPr>
          <w:rFonts w:asciiTheme="minorHAnsi" w:hAnsiTheme="minorHAnsi"/>
          <w:sz w:val="22"/>
          <w:szCs w:val="22"/>
        </w:rPr>
      </w:pPr>
      <w:r>
        <w:rPr>
          <w:rFonts w:asciiTheme="minorHAnsi" w:hAnsiTheme="minorHAnsi"/>
          <w:sz w:val="22"/>
          <w:szCs w:val="22"/>
        </w:rPr>
        <w:t xml:space="preserve"> </w:t>
      </w:r>
    </w:p>
    <w:sectPr w:rsidR="003C092B" w:rsidRPr="00FB5849" w:rsidSect="00E1376D">
      <w:footerReference w:type="default" r:id="rId22"/>
      <w:footerReference w:type="first" r:id="rId23"/>
      <w:pgSz w:w="15840" w:h="12240" w:orient="landscape"/>
      <w:pgMar w:top="709" w:right="956" w:bottom="758" w:left="993"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rpine Harutyunyan" w:date="2018-10-23T15:59:00Z" w:initials="AH">
    <w:p w14:paraId="60A8FE0F" w14:textId="4247383B" w:rsidR="002346BE" w:rsidRPr="00437E2F" w:rsidRDefault="002346BE">
      <w:pPr>
        <w:pStyle w:val="CommentText"/>
        <w:rPr>
          <w:rFonts w:ascii="Sylfaen" w:hAnsi="Sylfaen"/>
        </w:rPr>
      </w:pPr>
      <w:r w:rsidRPr="00437E2F">
        <w:rPr>
          <w:rStyle w:val="CommentReference"/>
          <w:rFonts w:ascii="Sylfaen" w:hAnsi="Sylfaen"/>
        </w:rPr>
        <w:annotationRef/>
      </w:r>
      <w:r w:rsidRPr="00437E2F">
        <w:rPr>
          <w:rFonts w:ascii="Sylfaen" w:hAnsi="Sylfaen"/>
        </w:rPr>
        <w:t xml:space="preserve">Implementation of </w:t>
      </w:r>
      <w:r w:rsidRPr="00437E2F">
        <w:rPr>
          <w:rStyle w:val="CommentReference"/>
          <w:rFonts w:ascii="Sylfaen" w:hAnsi="Sylfaen"/>
        </w:rPr>
        <w:annotationRef/>
      </w:r>
      <w:r>
        <w:rPr>
          <w:rFonts w:ascii="Sylfaen" w:hAnsi="Sylfaen"/>
        </w:rPr>
        <w:t>GR.5-7</w:t>
      </w:r>
      <w:r w:rsidRPr="00437E2F">
        <w:rPr>
          <w:rFonts w:ascii="Sylfaen" w:hAnsi="Sylfaen"/>
        </w:rPr>
        <w:t xml:space="preserve"> should not affect the launch timeline, i.e. Nov 1, and if these cannot be provided within this timeframe, it should be completed shortly after the launch during post-live support period.</w:t>
      </w:r>
    </w:p>
  </w:comment>
  <w:comment w:id="22" w:author="Ashot Abajyan" w:date="2018-10-23T15:59:00Z" w:initials="AA">
    <w:p w14:paraId="2309C080" w14:textId="1B3B5566" w:rsidR="002346BE" w:rsidRDefault="002346BE">
      <w:pPr>
        <w:pStyle w:val="CommentText"/>
      </w:pPr>
      <w:r>
        <w:rPr>
          <w:rStyle w:val="CommentReference"/>
        </w:rPr>
        <w:annotationRef/>
      </w:r>
      <w:r>
        <w:t xml:space="preserve">A </w:t>
      </w:r>
      <w:r w:rsidRPr="008A2D0D">
        <w:t>hyperlink</w:t>
      </w:r>
      <w:r>
        <w:t xml:space="preserve"> will be added to easily navigate to already existing application.</w:t>
      </w:r>
    </w:p>
  </w:comment>
  <w:comment w:id="27" w:author="Garnik Ohanyan" w:date="2018-10-23T15:59:00Z" w:initials="GO">
    <w:p w14:paraId="60EBD100" w14:textId="19AA3FD0" w:rsidR="002346BE" w:rsidRDefault="002346BE">
      <w:pPr>
        <w:pStyle w:val="CommentText"/>
      </w:pPr>
      <w:r>
        <w:rPr>
          <w:rStyle w:val="CommentReference"/>
        </w:rPr>
        <w:annotationRef/>
      </w:r>
      <w:r>
        <w:t>Same experience as for personal lending application</w:t>
      </w:r>
    </w:p>
  </w:comment>
  <w:comment w:id="32" w:author="Zhorzhik Grigoryan" w:date="2018-10-23T15:59:00Z" w:initials="ZG">
    <w:p w14:paraId="293AADDB" w14:textId="421FED1D" w:rsidR="002346BE" w:rsidRPr="008B4A3E" w:rsidRDefault="002346BE">
      <w:pPr>
        <w:pStyle w:val="CommentText"/>
        <w:rPr>
          <w:rFonts w:ascii="Sylfaen" w:hAnsi="Sylfaen"/>
        </w:rPr>
      </w:pPr>
      <w:r>
        <w:rPr>
          <w:rStyle w:val="CommentReference"/>
        </w:rPr>
        <w:annotationRef/>
      </w:r>
      <w:r>
        <w:rPr>
          <w:rFonts w:ascii="Sylfaen" w:hAnsi="Sylfaen"/>
        </w:rPr>
        <w:t>Եթե այս դաշտում հնարավոր է լրացնել տառեր, ապա՝</w:t>
      </w:r>
      <w:r>
        <w:rPr>
          <w:rFonts w:ascii="Sylfaen" w:hAnsi="Sylfaen"/>
        </w:rPr>
        <w:br/>
        <w:t>Բջջային հեռախոսահամարը չի կարող պարունակել տառեր կամ նիշեր</w:t>
      </w:r>
    </w:p>
  </w:comment>
  <w:comment w:id="33" w:author="Zhorzhik Grigoryan" w:date="2018-10-23T15:59:00Z" w:initials="ZG">
    <w:p w14:paraId="7FFC42B1" w14:textId="42B15C9C" w:rsidR="002346BE" w:rsidRPr="008B4A3E" w:rsidRDefault="002346BE">
      <w:pPr>
        <w:pStyle w:val="CommentText"/>
        <w:rPr>
          <w:rFonts w:ascii="Sylfaen" w:hAnsi="Sylfaen"/>
        </w:rPr>
      </w:pPr>
      <w:r>
        <w:rPr>
          <w:rStyle w:val="CommentReference"/>
        </w:rPr>
        <w:annotationRef/>
      </w:r>
      <w:r>
        <w:rPr>
          <w:rFonts w:ascii="Sylfaen" w:hAnsi="Sylfaen"/>
        </w:rPr>
        <w:t>Երբ է տրվում հաղորդագրությունը? Եթե խոսքը գնում է սխալ ֆորմատի մասին, ապա՝</w:t>
      </w:r>
      <w:r>
        <w:rPr>
          <w:rFonts w:ascii="Sylfaen" w:hAnsi="Sylfaen"/>
        </w:rPr>
        <w:br/>
        <w:t xml:space="preserve">էլեկտրոնային հասցեի սխալ ֆորմատ. Խնդրում ենք լրացնել </w:t>
      </w:r>
      <w:hyperlink r:id="rId1" w:history="1">
        <w:r w:rsidRPr="00FF5452">
          <w:rPr>
            <w:rStyle w:val="Hyperlink"/>
            <w:rFonts w:ascii="Sylfaen" w:hAnsi="Sylfaen"/>
          </w:rPr>
          <w:t>email@example.com</w:t>
        </w:r>
      </w:hyperlink>
      <w:r>
        <w:rPr>
          <w:rFonts w:ascii="Sylfaen" w:hAnsi="Sylfaen"/>
        </w:rPr>
        <w:t xml:space="preserve"> ֆորմատով</w:t>
      </w:r>
    </w:p>
  </w:comment>
  <w:comment w:id="38" w:author="Arpine Harutyunyan" w:date="2018-10-23T15:59:00Z" w:initials="AH">
    <w:p w14:paraId="3CC370F5" w14:textId="636FD5A5" w:rsidR="002346BE" w:rsidRPr="006B6FBF" w:rsidRDefault="002346BE">
      <w:pPr>
        <w:pStyle w:val="CommentText"/>
        <w:rPr>
          <w:rFonts w:ascii="Sylfaen" w:hAnsi="Sylfaen"/>
          <w:lang w:val="hy-AM"/>
        </w:rPr>
      </w:pPr>
      <w:r>
        <w:rPr>
          <w:rStyle w:val="CommentReference"/>
        </w:rPr>
        <w:annotationRef/>
      </w:r>
      <w:r w:rsidRPr="006B6FBF">
        <w:rPr>
          <w:rFonts w:ascii="Sylfaen" w:hAnsi="Sylfaen"/>
          <w:lang w:val="hy-AM"/>
        </w:rPr>
        <w:t>Հղում է պայմաններին</w:t>
      </w:r>
    </w:p>
  </w:comment>
  <w:comment w:id="39" w:author="Zhorzhik Grigoryan" w:date="2018-10-23T15:59:00Z" w:initials="ZG">
    <w:p w14:paraId="5C5BA06E" w14:textId="57B31474" w:rsidR="002346BE" w:rsidRPr="00663924" w:rsidRDefault="002346BE">
      <w:pPr>
        <w:pStyle w:val="CommentText"/>
        <w:rPr>
          <w:rFonts w:ascii="Sylfaen" w:hAnsi="Sylfaen"/>
        </w:rPr>
      </w:pPr>
      <w:r>
        <w:rPr>
          <w:rStyle w:val="CommentReference"/>
        </w:rPr>
        <w:annotationRef/>
      </w:r>
      <w:r>
        <w:rPr>
          <w:rFonts w:ascii="Sylfaen" w:hAnsi="Sylfaen"/>
        </w:rPr>
        <w:t>Հղում</w:t>
      </w:r>
    </w:p>
  </w:comment>
  <w:comment w:id="41" w:author="Arpine Harutyunyan" w:date="2018-10-24T16:12:00Z" w:initials="AH">
    <w:p w14:paraId="293EDFDC" w14:textId="78EDF8CC" w:rsidR="002346BE" w:rsidRDefault="002346BE" w:rsidP="002C2ABA">
      <w:pPr>
        <w:pStyle w:val="ListParagraph"/>
        <w:spacing w:before="100" w:beforeAutospacing="1" w:after="100" w:afterAutospacing="1"/>
        <w:ind w:left="0"/>
        <w:jc w:val="both"/>
        <w:rPr>
          <w:rFonts w:ascii="Sylfaen" w:hAnsi="Sylfaen"/>
          <w:sz w:val="16"/>
          <w:szCs w:val="16"/>
          <w:lang w:val="hy-AM"/>
        </w:rPr>
      </w:pPr>
      <w:r>
        <w:rPr>
          <w:rStyle w:val="CommentReference"/>
        </w:rPr>
        <w:annotationRef/>
      </w:r>
      <w:r>
        <w:rPr>
          <w:rFonts w:ascii="Sylfaen" w:hAnsi="Sylfaen"/>
          <w:sz w:val="16"/>
          <w:szCs w:val="16"/>
          <w:lang w:val="hy-AM"/>
        </w:rPr>
        <w:t>Արսեն/Աշոտ, պիտի լինի այս տեքստը</w:t>
      </w:r>
      <w:r>
        <w:rPr>
          <w:rFonts w:ascii="Sylfaen" w:hAnsi="Sylfaen"/>
          <w:sz w:val="16"/>
          <w:szCs w:val="16"/>
        </w:rPr>
        <w:t xml:space="preserve"> </w:t>
      </w:r>
      <w:r>
        <w:rPr>
          <w:rFonts w:ascii="Sylfaen" w:hAnsi="Sylfaen"/>
          <w:sz w:val="16"/>
          <w:szCs w:val="16"/>
          <w:lang w:val="hy-AM"/>
        </w:rPr>
        <w:t xml:space="preserve">և </w:t>
      </w:r>
      <w:r>
        <w:rPr>
          <w:rFonts w:ascii="Sylfaen" w:hAnsi="Sylfaen"/>
          <w:sz w:val="16"/>
          <w:szCs w:val="16"/>
        </w:rPr>
        <w:t xml:space="preserve">tick </w:t>
      </w:r>
      <w:r>
        <w:rPr>
          <w:rFonts w:ascii="Sylfaen" w:hAnsi="Sylfaen"/>
          <w:sz w:val="16"/>
          <w:szCs w:val="16"/>
          <w:lang w:val="hy-AM"/>
        </w:rPr>
        <w:t xml:space="preserve">դնելու հնարավորությունը և չընտրելու դեպքում հայտնվի համապատասխան </w:t>
      </w:r>
      <w:r>
        <w:rPr>
          <w:rFonts w:ascii="Sylfaen" w:hAnsi="Sylfaen"/>
          <w:sz w:val="16"/>
          <w:szCs w:val="16"/>
        </w:rPr>
        <w:t>Error message</w:t>
      </w:r>
      <w:r>
        <w:rPr>
          <w:rFonts w:ascii="Sylfaen" w:hAnsi="Sylfaen"/>
          <w:sz w:val="16"/>
          <w:szCs w:val="16"/>
          <w:lang w:val="hy-AM"/>
        </w:rPr>
        <w:t>-ը</w:t>
      </w:r>
    </w:p>
    <w:p w14:paraId="564813B7" w14:textId="77777777" w:rsidR="002346BE" w:rsidRPr="00203B8A" w:rsidRDefault="002346BE" w:rsidP="002C2ABA">
      <w:pPr>
        <w:pStyle w:val="ListParagraph"/>
        <w:spacing w:before="100" w:beforeAutospacing="1" w:after="100" w:afterAutospacing="1"/>
        <w:ind w:left="0"/>
        <w:jc w:val="both"/>
        <w:rPr>
          <w:rFonts w:ascii="Sylfaen" w:hAnsi="Sylfaen"/>
          <w:sz w:val="16"/>
          <w:szCs w:val="16"/>
          <w:lang w:val="hy-AM"/>
        </w:rPr>
      </w:pPr>
    </w:p>
    <w:p w14:paraId="62358515" w14:textId="77777777" w:rsidR="002346BE" w:rsidRDefault="002346BE" w:rsidP="00D366E6">
      <w:pPr>
        <w:pStyle w:val="ListParagraph"/>
        <w:numPr>
          <w:ilvl w:val="0"/>
          <w:numId w:val="30"/>
        </w:numPr>
        <w:spacing w:before="100" w:beforeAutospacing="1" w:after="100" w:afterAutospacing="1"/>
        <w:jc w:val="both"/>
        <w:rPr>
          <w:rFonts w:ascii="Sylfaen" w:hAnsi="Sylfaen"/>
          <w:sz w:val="20"/>
          <w:szCs w:val="20"/>
          <w:lang w:val="hy-AM"/>
        </w:rPr>
      </w:pPr>
      <w:r>
        <w:rPr>
          <w:rFonts w:ascii="Sylfaen" w:hAnsi="Sylfaen"/>
          <w:sz w:val="20"/>
          <w:szCs w:val="20"/>
          <w:lang w:val="hy-AM"/>
        </w:rPr>
        <w:t>Սույնով</w:t>
      </w:r>
      <w:r>
        <w:rPr>
          <w:sz w:val="20"/>
          <w:szCs w:val="20"/>
          <w:lang w:val="hy-AM"/>
        </w:rPr>
        <w:t xml:space="preserve"> </w:t>
      </w:r>
      <w:r>
        <w:rPr>
          <w:rFonts w:ascii="Sylfaen" w:hAnsi="Sylfaen"/>
          <w:sz w:val="20"/>
          <w:szCs w:val="20"/>
          <w:lang w:val="hy-AM"/>
        </w:rPr>
        <w:t>տալիս</w:t>
      </w:r>
      <w:r>
        <w:rPr>
          <w:sz w:val="20"/>
          <w:szCs w:val="20"/>
          <w:lang w:val="hy-AM"/>
        </w:rPr>
        <w:t xml:space="preserve"> </w:t>
      </w:r>
      <w:r>
        <w:rPr>
          <w:rFonts w:ascii="Sylfaen" w:hAnsi="Sylfaen"/>
          <w:sz w:val="20"/>
          <w:szCs w:val="20"/>
          <w:lang w:val="hy-AM"/>
        </w:rPr>
        <w:t>եմ</w:t>
      </w:r>
      <w:r>
        <w:rPr>
          <w:sz w:val="20"/>
          <w:szCs w:val="20"/>
          <w:lang w:val="hy-AM"/>
        </w:rPr>
        <w:t xml:space="preserve"> </w:t>
      </w:r>
      <w:r>
        <w:rPr>
          <w:rFonts w:ascii="Sylfaen" w:hAnsi="Sylfaen"/>
          <w:sz w:val="20"/>
          <w:szCs w:val="20"/>
          <w:lang w:val="hy-AM"/>
        </w:rPr>
        <w:t>համաձայնություն</w:t>
      </w:r>
      <w:r>
        <w:rPr>
          <w:sz w:val="20"/>
          <w:szCs w:val="20"/>
          <w:lang w:val="hy-AM"/>
        </w:rPr>
        <w:t xml:space="preserve"> </w:t>
      </w:r>
      <w:r>
        <w:rPr>
          <w:rFonts w:ascii="Sylfaen" w:hAnsi="Sylfaen"/>
          <w:sz w:val="20"/>
          <w:szCs w:val="20"/>
          <w:lang w:val="hy-AM"/>
        </w:rPr>
        <w:t>առ</w:t>
      </w:r>
      <w:r>
        <w:rPr>
          <w:sz w:val="20"/>
          <w:szCs w:val="20"/>
          <w:lang w:val="hy-AM"/>
        </w:rPr>
        <w:t xml:space="preserve"> </w:t>
      </w:r>
      <w:r>
        <w:rPr>
          <w:rFonts w:ascii="Sylfaen" w:hAnsi="Sylfaen"/>
          <w:sz w:val="20"/>
          <w:szCs w:val="20"/>
          <w:lang w:val="hy-AM"/>
        </w:rPr>
        <w:t>այն</w:t>
      </w:r>
      <w:r>
        <w:rPr>
          <w:sz w:val="20"/>
          <w:szCs w:val="20"/>
          <w:lang w:val="hy-AM"/>
        </w:rPr>
        <w:t xml:space="preserve">, </w:t>
      </w:r>
      <w:r>
        <w:rPr>
          <w:rFonts w:ascii="Sylfaen" w:hAnsi="Sylfaen"/>
          <w:sz w:val="20"/>
          <w:szCs w:val="20"/>
          <w:lang w:val="hy-AM"/>
        </w:rPr>
        <w:t>որ</w:t>
      </w:r>
      <w:r>
        <w:rPr>
          <w:sz w:val="20"/>
          <w:szCs w:val="20"/>
          <w:lang w:val="hy-AM"/>
        </w:rPr>
        <w:t xml:space="preserve"> «</w:t>
      </w:r>
      <w:r>
        <w:rPr>
          <w:rFonts w:ascii="Sylfaen" w:hAnsi="Sylfaen"/>
          <w:sz w:val="20"/>
          <w:szCs w:val="20"/>
          <w:lang w:val="hy-AM"/>
        </w:rPr>
        <w:t>Ամերիաբանկ</w:t>
      </w:r>
      <w:r>
        <w:rPr>
          <w:sz w:val="20"/>
          <w:szCs w:val="20"/>
          <w:lang w:val="hy-AM"/>
        </w:rPr>
        <w:t xml:space="preserve">» </w:t>
      </w:r>
      <w:r>
        <w:rPr>
          <w:rFonts w:ascii="Sylfaen" w:hAnsi="Sylfaen"/>
          <w:sz w:val="20"/>
          <w:szCs w:val="20"/>
          <w:lang w:val="hy-AM"/>
        </w:rPr>
        <w:t>ՓԲԸ</w:t>
      </w:r>
      <w:r>
        <w:rPr>
          <w:sz w:val="20"/>
          <w:szCs w:val="20"/>
          <w:lang w:val="hy-AM"/>
        </w:rPr>
        <w:t>-</w:t>
      </w:r>
      <w:r>
        <w:rPr>
          <w:rFonts w:ascii="Sylfaen" w:hAnsi="Sylfaen"/>
          <w:sz w:val="20"/>
          <w:szCs w:val="20"/>
          <w:lang w:val="hy-AM"/>
        </w:rPr>
        <w:t>ն</w:t>
      </w:r>
      <w:r>
        <w:rPr>
          <w:sz w:val="20"/>
          <w:szCs w:val="20"/>
          <w:lang w:val="hy-AM"/>
        </w:rPr>
        <w:t xml:space="preserve"> </w:t>
      </w:r>
      <w:r>
        <w:rPr>
          <w:rFonts w:ascii="Sylfaen" w:hAnsi="Sylfaen"/>
          <w:sz w:val="20"/>
          <w:szCs w:val="20"/>
          <w:lang w:val="hy-AM"/>
        </w:rPr>
        <w:t>առանց</w:t>
      </w:r>
      <w:r>
        <w:rPr>
          <w:sz w:val="20"/>
          <w:szCs w:val="20"/>
          <w:lang w:val="hy-AM"/>
        </w:rPr>
        <w:t xml:space="preserve"> </w:t>
      </w:r>
      <w:r>
        <w:rPr>
          <w:rFonts w:ascii="Sylfaen" w:hAnsi="Sylfaen"/>
          <w:sz w:val="20"/>
          <w:szCs w:val="20"/>
          <w:lang w:val="hy-AM"/>
        </w:rPr>
        <w:t>ինձ</w:t>
      </w:r>
      <w:r>
        <w:rPr>
          <w:sz w:val="20"/>
          <w:szCs w:val="20"/>
          <w:lang w:val="hy-AM"/>
        </w:rPr>
        <w:t xml:space="preserve"> </w:t>
      </w:r>
      <w:r>
        <w:rPr>
          <w:rFonts w:ascii="Sylfaen" w:hAnsi="Sylfaen"/>
          <w:sz w:val="20"/>
          <w:szCs w:val="20"/>
          <w:lang w:val="hy-AM"/>
        </w:rPr>
        <w:t>տեղեկացնելու</w:t>
      </w:r>
      <w:r>
        <w:rPr>
          <w:sz w:val="20"/>
          <w:szCs w:val="20"/>
          <w:lang w:val="hy-AM"/>
        </w:rPr>
        <w:t xml:space="preserve"> </w:t>
      </w:r>
      <w:r>
        <w:rPr>
          <w:rFonts w:ascii="Sylfaen" w:hAnsi="Sylfaen"/>
          <w:sz w:val="20"/>
          <w:szCs w:val="20"/>
          <w:lang w:val="hy-AM"/>
        </w:rPr>
        <w:t>հարցումներ</w:t>
      </w:r>
      <w:r>
        <w:rPr>
          <w:sz w:val="20"/>
          <w:szCs w:val="20"/>
          <w:lang w:val="hy-AM"/>
        </w:rPr>
        <w:t xml:space="preserve"> </w:t>
      </w:r>
      <w:r>
        <w:rPr>
          <w:rFonts w:ascii="Sylfaen" w:hAnsi="Sylfaen"/>
          <w:sz w:val="20"/>
          <w:szCs w:val="20"/>
          <w:lang w:val="hy-AM"/>
        </w:rPr>
        <w:t>կատարի</w:t>
      </w:r>
      <w:r>
        <w:rPr>
          <w:sz w:val="20"/>
          <w:szCs w:val="20"/>
          <w:lang w:val="hy-AM"/>
        </w:rPr>
        <w:t xml:space="preserve"> </w:t>
      </w:r>
      <w:r>
        <w:rPr>
          <w:rFonts w:ascii="Sylfaen" w:hAnsi="Sylfaen"/>
          <w:sz w:val="20"/>
          <w:szCs w:val="20"/>
          <w:lang w:val="hy-AM"/>
        </w:rPr>
        <w:t>և</w:t>
      </w:r>
      <w:r>
        <w:rPr>
          <w:sz w:val="20"/>
          <w:szCs w:val="20"/>
          <w:lang w:val="hy-AM"/>
        </w:rPr>
        <w:t xml:space="preserve"> </w:t>
      </w:r>
      <w:r>
        <w:rPr>
          <w:rFonts w:ascii="Sylfaen" w:hAnsi="Sylfaen"/>
          <w:sz w:val="20"/>
          <w:szCs w:val="20"/>
          <w:lang w:val="hy-AM"/>
        </w:rPr>
        <w:t>ստանա</w:t>
      </w:r>
      <w:r>
        <w:rPr>
          <w:sz w:val="20"/>
          <w:szCs w:val="20"/>
          <w:lang w:val="hy-AM"/>
        </w:rPr>
        <w:t xml:space="preserve"> </w:t>
      </w:r>
      <w:r>
        <w:rPr>
          <w:rFonts w:ascii="Sylfaen" w:hAnsi="Sylfaen"/>
          <w:sz w:val="20"/>
          <w:szCs w:val="20"/>
          <w:lang w:val="hy-AM"/>
        </w:rPr>
        <w:t>հետևյալ</w:t>
      </w:r>
      <w:r>
        <w:rPr>
          <w:sz w:val="20"/>
          <w:szCs w:val="20"/>
          <w:lang w:val="hy-AM"/>
        </w:rPr>
        <w:t xml:space="preserve"> </w:t>
      </w:r>
      <w:r>
        <w:rPr>
          <w:rFonts w:ascii="Sylfaen" w:hAnsi="Sylfaen"/>
          <w:sz w:val="20"/>
          <w:szCs w:val="20"/>
          <w:lang w:val="hy-AM"/>
        </w:rPr>
        <w:t>տեղեկությունները</w:t>
      </w:r>
      <w:r>
        <w:rPr>
          <w:sz w:val="20"/>
          <w:szCs w:val="20"/>
          <w:lang w:val="hy-AM"/>
        </w:rPr>
        <w:t xml:space="preserve"> </w:t>
      </w:r>
      <w:r>
        <w:rPr>
          <w:rFonts w:ascii="Sylfaen" w:hAnsi="Sylfaen"/>
          <w:sz w:val="20"/>
          <w:szCs w:val="20"/>
          <w:lang w:val="hy-AM"/>
        </w:rPr>
        <w:t>իմ՝</w:t>
      </w:r>
      <w:r>
        <w:rPr>
          <w:sz w:val="20"/>
          <w:szCs w:val="20"/>
          <w:lang w:val="hy-AM"/>
        </w:rPr>
        <w:t xml:space="preserve"> </w:t>
      </w:r>
      <w:r>
        <w:rPr>
          <w:rFonts w:ascii="Sylfaen" w:hAnsi="Sylfaen"/>
          <w:sz w:val="20"/>
          <w:szCs w:val="20"/>
          <w:lang w:val="hy-AM"/>
        </w:rPr>
        <w:t>որպես</w:t>
      </w:r>
      <w:r>
        <w:rPr>
          <w:sz w:val="20"/>
          <w:szCs w:val="20"/>
          <w:lang w:val="hy-AM"/>
        </w:rPr>
        <w:t xml:space="preserve"> </w:t>
      </w:r>
      <w:r>
        <w:rPr>
          <w:rFonts w:ascii="Sylfaen" w:hAnsi="Sylfaen"/>
          <w:sz w:val="20"/>
          <w:szCs w:val="20"/>
          <w:lang w:val="hy-AM"/>
        </w:rPr>
        <w:t>Վարկառուի</w:t>
      </w:r>
      <w:r>
        <w:rPr>
          <w:sz w:val="20"/>
          <w:szCs w:val="20"/>
          <w:lang w:val="hy-AM"/>
        </w:rPr>
        <w:t xml:space="preserve">, </w:t>
      </w:r>
      <w:r>
        <w:rPr>
          <w:rFonts w:ascii="Sylfaen" w:hAnsi="Sylfaen"/>
          <w:sz w:val="20"/>
          <w:szCs w:val="20"/>
          <w:lang w:val="hy-AM"/>
        </w:rPr>
        <w:t>ինչպես</w:t>
      </w:r>
      <w:r>
        <w:rPr>
          <w:sz w:val="20"/>
          <w:szCs w:val="20"/>
          <w:lang w:val="hy-AM"/>
        </w:rPr>
        <w:t xml:space="preserve"> </w:t>
      </w:r>
      <w:r>
        <w:rPr>
          <w:rFonts w:ascii="Sylfaen" w:hAnsi="Sylfaen"/>
          <w:sz w:val="20"/>
          <w:szCs w:val="20"/>
          <w:lang w:val="hy-AM"/>
        </w:rPr>
        <w:t>նաև</w:t>
      </w:r>
      <w:r>
        <w:rPr>
          <w:sz w:val="20"/>
          <w:szCs w:val="20"/>
          <w:lang w:val="hy-AM"/>
        </w:rPr>
        <w:t xml:space="preserve"> </w:t>
      </w:r>
      <w:r>
        <w:rPr>
          <w:rFonts w:ascii="Sylfaen" w:hAnsi="Sylfaen"/>
          <w:sz w:val="20"/>
          <w:szCs w:val="20"/>
          <w:lang w:val="hy-AM"/>
        </w:rPr>
        <w:t>իմ</w:t>
      </w:r>
      <w:r>
        <w:rPr>
          <w:sz w:val="20"/>
          <w:szCs w:val="20"/>
          <w:lang w:val="hy-AM"/>
        </w:rPr>
        <w:t xml:space="preserve">` </w:t>
      </w:r>
      <w:r>
        <w:rPr>
          <w:rFonts w:ascii="Sylfaen" w:hAnsi="Sylfaen"/>
          <w:sz w:val="20"/>
          <w:szCs w:val="20"/>
          <w:lang w:val="hy-AM"/>
        </w:rPr>
        <w:t>որպես</w:t>
      </w:r>
      <w:r>
        <w:rPr>
          <w:sz w:val="20"/>
          <w:szCs w:val="20"/>
          <w:lang w:val="hy-AM"/>
        </w:rPr>
        <w:t xml:space="preserve"> </w:t>
      </w:r>
      <w:r>
        <w:rPr>
          <w:rFonts w:ascii="Sylfaen" w:hAnsi="Sylfaen"/>
          <w:sz w:val="20"/>
          <w:szCs w:val="20"/>
          <w:lang w:val="hy-AM"/>
        </w:rPr>
        <w:t>կազմակերպության</w:t>
      </w:r>
      <w:r>
        <w:rPr>
          <w:sz w:val="20"/>
          <w:szCs w:val="20"/>
          <w:lang w:val="hy-AM"/>
        </w:rPr>
        <w:t xml:space="preserve"> </w:t>
      </w:r>
      <w:r>
        <w:rPr>
          <w:rFonts w:ascii="Sylfaen" w:hAnsi="Sylfaen"/>
          <w:sz w:val="20"/>
          <w:szCs w:val="20"/>
          <w:lang w:val="hy-AM"/>
        </w:rPr>
        <w:t>միակ</w:t>
      </w:r>
      <w:r>
        <w:rPr>
          <w:sz w:val="20"/>
          <w:szCs w:val="20"/>
          <w:lang w:val="hy-AM"/>
        </w:rPr>
        <w:t xml:space="preserve"> </w:t>
      </w:r>
      <w:r>
        <w:rPr>
          <w:rFonts w:ascii="Sylfaen" w:hAnsi="Sylfaen"/>
          <w:sz w:val="20"/>
          <w:szCs w:val="20"/>
          <w:lang w:val="hy-AM"/>
        </w:rPr>
        <w:t>հիմնադրի</w:t>
      </w:r>
      <w:r>
        <w:rPr>
          <w:sz w:val="20"/>
          <w:szCs w:val="20"/>
          <w:lang w:val="hy-AM"/>
        </w:rPr>
        <w:t xml:space="preserve"> </w:t>
      </w:r>
      <w:r>
        <w:rPr>
          <w:rFonts w:ascii="Sylfaen" w:hAnsi="Sylfaen"/>
          <w:sz w:val="20"/>
          <w:szCs w:val="20"/>
          <w:lang w:val="hy-AM"/>
        </w:rPr>
        <w:t>և</w:t>
      </w:r>
      <w:r>
        <w:rPr>
          <w:sz w:val="20"/>
          <w:szCs w:val="20"/>
          <w:lang w:val="hy-AM"/>
        </w:rPr>
        <w:t xml:space="preserve"> </w:t>
      </w:r>
      <w:r>
        <w:rPr>
          <w:rFonts w:ascii="Sylfaen" w:hAnsi="Sylfaen"/>
          <w:sz w:val="20"/>
          <w:szCs w:val="20"/>
          <w:lang w:val="hy-AM"/>
        </w:rPr>
        <w:t>տնօրենի</w:t>
      </w:r>
      <w:r>
        <w:rPr>
          <w:sz w:val="20"/>
          <w:szCs w:val="20"/>
          <w:lang w:val="hy-AM"/>
        </w:rPr>
        <w:t xml:space="preserve"> </w:t>
      </w:r>
      <w:r>
        <w:rPr>
          <w:rFonts w:ascii="Sylfaen" w:hAnsi="Sylfaen"/>
          <w:sz w:val="20"/>
          <w:szCs w:val="20"/>
          <w:lang w:val="hy-AM"/>
        </w:rPr>
        <w:t>վերաբերյալ</w:t>
      </w:r>
      <w:r>
        <w:rPr>
          <w:sz w:val="20"/>
          <w:szCs w:val="20"/>
          <w:lang w:val="hy-AM"/>
        </w:rPr>
        <w:t>.</w:t>
      </w:r>
    </w:p>
    <w:p w14:paraId="3A3F702A" w14:textId="77777777" w:rsidR="002346BE" w:rsidRDefault="002346BE" w:rsidP="00D366E6">
      <w:pPr>
        <w:pStyle w:val="ListParagraph"/>
        <w:numPr>
          <w:ilvl w:val="0"/>
          <w:numId w:val="31"/>
        </w:numPr>
        <w:spacing w:before="100" w:beforeAutospacing="1" w:after="100" w:afterAutospacing="1"/>
        <w:jc w:val="both"/>
        <w:rPr>
          <w:rFonts w:ascii="Sylfaen" w:hAnsi="Sylfaen"/>
          <w:sz w:val="20"/>
          <w:szCs w:val="20"/>
          <w:lang w:val="hy-AM"/>
        </w:rPr>
      </w:pPr>
      <w:r>
        <w:rPr>
          <w:rFonts w:ascii="Sylfaen" w:hAnsi="Sylfaen"/>
          <w:sz w:val="20"/>
          <w:szCs w:val="20"/>
          <w:lang w:val="hy-AM"/>
        </w:rPr>
        <w:t>ՀՀ</w:t>
      </w:r>
      <w:r>
        <w:rPr>
          <w:sz w:val="20"/>
          <w:szCs w:val="20"/>
          <w:lang w:val="hy-AM"/>
        </w:rPr>
        <w:t xml:space="preserve"> </w:t>
      </w:r>
      <w:r>
        <w:rPr>
          <w:rFonts w:ascii="Sylfaen" w:hAnsi="Sylfaen"/>
          <w:sz w:val="20"/>
          <w:szCs w:val="20"/>
          <w:lang w:val="hy-AM"/>
        </w:rPr>
        <w:t>ԿԲ</w:t>
      </w:r>
      <w:r>
        <w:rPr>
          <w:sz w:val="20"/>
          <w:szCs w:val="20"/>
          <w:lang w:val="hy-AM"/>
        </w:rPr>
        <w:t xml:space="preserve"> </w:t>
      </w:r>
      <w:r>
        <w:rPr>
          <w:rFonts w:ascii="Sylfaen" w:hAnsi="Sylfaen"/>
          <w:sz w:val="20"/>
          <w:szCs w:val="20"/>
          <w:lang w:val="hy-AM"/>
        </w:rPr>
        <w:t>Վարկային</w:t>
      </w:r>
      <w:r>
        <w:rPr>
          <w:sz w:val="20"/>
          <w:szCs w:val="20"/>
          <w:lang w:val="hy-AM"/>
        </w:rPr>
        <w:t xml:space="preserve"> </w:t>
      </w:r>
      <w:r>
        <w:rPr>
          <w:rFonts w:ascii="Sylfaen" w:hAnsi="Sylfaen"/>
          <w:sz w:val="20"/>
          <w:szCs w:val="20"/>
          <w:lang w:val="hy-AM"/>
        </w:rPr>
        <w:t>Ռեգիստրից</w:t>
      </w:r>
      <w:r>
        <w:rPr>
          <w:sz w:val="20"/>
          <w:szCs w:val="20"/>
          <w:lang w:val="hy-AM"/>
        </w:rPr>
        <w:t xml:space="preserve"> </w:t>
      </w:r>
      <w:r>
        <w:rPr>
          <w:rFonts w:ascii="Sylfaen" w:hAnsi="Sylfaen"/>
          <w:sz w:val="20"/>
          <w:szCs w:val="20"/>
          <w:lang w:val="hy-AM"/>
        </w:rPr>
        <w:t>և</w:t>
      </w:r>
      <w:r>
        <w:rPr>
          <w:sz w:val="20"/>
          <w:szCs w:val="20"/>
          <w:lang w:val="hy-AM"/>
        </w:rPr>
        <w:t>/</w:t>
      </w:r>
      <w:r>
        <w:rPr>
          <w:rFonts w:ascii="Sylfaen" w:hAnsi="Sylfaen"/>
          <w:sz w:val="20"/>
          <w:szCs w:val="20"/>
          <w:lang w:val="hy-AM"/>
        </w:rPr>
        <w:t>կամ</w:t>
      </w:r>
      <w:r>
        <w:rPr>
          <w:sz w:val="20"/>
          <w:szCs w:val="20"/>
          <w:lang w:val="hy-AM"/>
        </w:rPr>
        <w:t xml:space="preserve"> «</w:t>
      </w:r>
      <w:r>
        <w:rPr>
          <w:rFonts w:ascii="Sylfaen" w:hAnsi="Sylfaen"/>
          <w:sz w:val="20"/>
          <w:szCs w:val="20"/>
          <w:lang w:val="hy-AM"/>
        </w:rPr>
        <w:t>ԱՔՌԱ</w:t>
      </w:r>
      <w:r>
        <w:rPr>
          <w:sz w:val="20"/>
          <w:szCs w:val="20"/>
          <w:lang w:val="hy-AM"/>
        </w:rPr>
        <w:t xml:space="preserve"> </w:t>
      </w:r>
      <w:r>
        <w:rPr>
          <w:rFonts w:ascii="Sylfaen" w:hAnsi="Sylfaen"/>
          <w:sz w:val="20"/>
          <w:szCs w:val="20"/>
          <w:lang w:val="hy-AM"/>
        </w:rPr>
        <w:t>Քրեդիտ</w:t>
      </w:r>
      <w:r>
        <w:rPr>
          <w:sz w:val="20"/>
          <w:szCs w:val="20"/>
          <w:lang w:val="hy-AM"/>
        </w:rPr>
        <w:t xml:space="preserve"> </w:t>
      </w:r>
      <w:r>
        <w:rPr>
          <w:rFonts w:ascii="Sylfaen" w:hAnsi="Sylfaen"/>
          <w:sz w:val="20"/>
          <w:szCs w:val="20"/>
          <w:lang w:val="hy-AM"/>
        </w:rPr>
        <w:t>Ռեփորթինգ</w:t>
      </w:r>
      <w:r>
        <w:rPr>
          <w:sz w:val="20"/>
          <w:szCs w:val="20"/>
          <w:lang w:val="hy-AM"/>
        </w:rPr>
        <w:t xml:space="preserve">» </w:t>
      </w:r>
      <w:r>
        <w:rPr>
          <w:rFonts w:ascii="Sylfaen" w:hAnsi="Sylfaen"/>
          <w:sz w:val="20"/>
          <w:szCs w:val="20"/>
          <w:lang w:val="hy-AM"/>
        </w:rPr>
        <w:t>ՓԲԸ</w:t>
      </w:r>
      <w:r>
        <w:rPr>
          <w:sz w:val="20"/>
          <w:szCs w:val="20"/>
          <w:lang w:val="hy-AM"/>
        </w:rPr>
        <w:t>-</w:t>
      </w:r>
      <w:r>
        <w:rPr>
          <w:rFonts w:ascii="Sylfaen" w:hAnsi="Sylfaen"/>
          <w:sz w:val="20"/>
          <w:szCs w:val="20"/>
          <w:lang w:val="hy-AM"/>
        </w:rPr>
        <w:t>ից`</w:t>
      </w:r>
      <w:r>
        <w:rPr>
          <w:sz w:val="20"/>
          <w:szCs w:val="20"/>
          <w:lang w:val="hy-AM"/>
        </w:rPr>
        <w:t xml:space="preserve"> </w:t>
      </w:r>
      <w:r>
        <w:rPr>
          <w:rFonts w:ascii="Sylfaen" w:hAnsi="Sylfaen"/>
          <w:sz w:val="20"/>
          <w:szCs w:val="20"/>
          <w:lang w:val="hy-AM"/>
        </w:rPr>
        <w:t>ներկա</w:t>
      </w:r>
      <w:r>
        <w:rPr>
          <w:sz w:val="20"/>
          <w:szCs w:val="20"/>
          <w:lang w:val="hy-AM"/>
        </w:rPr>
        <w:t xml:space="preserve"> </w:t>
      </w:r>
      <w:r>
        <w:rPr>
          <w:rFonts w:ascii="Sylfaen" w:hAnsi="Sylfaen"/>
          <w:sz w:val="20"/>
          <w:szCs w:val="20"/>
          <w:lang w:val="hy-AM"/>
        </w:rPr>
        <w:t>և</w:t>
      </w:r>
      <w:r>
        <w:rPr>
          <w:sz w:val="20"/>
          <w:szCs w:val="20"/>
          <w:lang w:val="hy-AM"/>
        </w:rPr>
        <w:t xml:space="preserve"> </w:t>
      </w:r>
      <w:r>
        <w:rPr>
          <w:rFonts w:ascii="Sylfaen" w:hAnsi="Sylfaen"/>
          <w:sz w:val="20"/>
          <w:szCs w:val="20"/>
          <w:lang w:val="hy-AM"/>
        </w:rPr>
        <w:t>անցյալ</w:t>
      </w:r>
      <w:r>
        <w:rPr>
          <w:sz w:val="20"/>
          <w:szCs w:val="20"/>
          <w:lang w:val="hy-AM"/>
        </w:rPr>
        <w:t xml:space="preserve"> </w:t>
      </w:r>
      <w:r>
        <w:rPr>
          <w:rFonts w:ascii="Sylfaen" w:hAnsi="Sylfaen"/>
          <w:sz w:val="20"/>
          <w:szCs w:val="20"/>
          <w:lang w:val="hy-AM"/>
        </w:rPr>
        <w:t>դրամական</w:t>
      </w:r>
      <w:r>
        <w:rPr>
          <w:sz w:val="20"/>
          <w:szCs w:val="20"/>
          <w:lang w:val="hy-AM"/>
        </w:rPr>
        <w:t xml:space="preserve"> </w:t>
      </w:r>
      <w:r>
        <w:rPr>
          <w:rFonts w:ascii="Sylfaen" w:hAnsi="Sylfaen"/>
          <w:sz w:val="20"/>
          <w:szCs w:val="20"/>
          <w:lang w:val="hy-AM"/>
        </w:rPr>
        <w:t>պարտավորությունների</w:t>
      </w:r>
      <w:r>
        <w:rPr>
          <w:sz w:val="20"/>
          <w:szCs w:val="20"/>
          <w:lang w:val="hy-AM"/>
        </w:rPr>
        <w:t xml:space="preserve"> </w:t>
      </w:r>
      <w:r>
        <w:rPr>
          <w:rFonts w:ascii="Sylfaen" w:hAnsi="Sylfaen"/>
          <w:sz w:val="20"/>
          <w:szCs w:val="20"/>
          <w:lang w:val="hy-AM"/>
        </w:rPr>
        <w:t>մասին,</w:t>
      </w:r>
    </w:p>
    <w:p w14:paraId="2EBEC690" w14:textId="77777777" w:rsidR="002346BE" w:rsidRDefault="002346BE" w:rsidP="00D366E6">
      <w:pPr>
        <w:pStyle w:val="ListParagraph"/>
        <w:numPr>
          <w:ilvl w:val="0"/>
          <w:numId w:val="31"/>
        </w:numPr>
        <w:spacing w:before="100" w:beforeAutospacing="1" w:after="100" w:afterAutospacing="1"/>
        <w:jc w:val="both"/>
        <w:rPr>
          <w:rFonts w:ascii="Sylfaen" w:hAnsi="Sylfaen"/>
          <w:sz w:val="20"/>
          <w:szCs w:val="20"/>
          <w:lang w:val="hy-AM"/>
        </w:rPr>
      </w:pPr>
      <w:r>
        <w:rPr>
          <w:sz w:val="20"/>
          <w:szCs w:val="20"/>
          <w:lang w:val="hy-AM"/>
        </w:rPr>
        <w:t>«</w:t>
      </w:r>
      <w:r>
        <w:rPr>
          <w:rFonts w:ascii="Sylfaen" w:hAnsi="Sylfaen"/>
          <w:sz w:val="20"/>
          <w:szCs w:val="20"/>
          <w:lang w:val="hy-AM"/>
        </w:rPr>
        <w:t>Նորք</w:t>
      </w:r>
      <w:r>
        <w:rPr>
          <w:sz w:val="20"/>
          <w:szCs w:val="20"/>
          <w:lang w:val="hy-AM"/>
        </w:rPr>
        <w:t xml:space="preserve">» </w:t>
      </w:r>
      <w:r>
        <w:rPr>
          <w:rFonts w:ascii="Sylfaen" w:hAnsi="Sylfaen"/>
          <w:sz w:val="20"/>
          <w:szCs w:val="20"/>
          <w:lang w:val="hy-AM"/>
        </w:rPr>
        <w:t>սոցիալական</w:t>
      </w:r>
      <w:r>
        <w:rPr>
          <w:sz w:val="20"/>
          <w:szCs w:val="20"/>
          <w:lang w:val="hy-AM"/>
        </w:rPr>
        <w:t xml:space="preserve"> </w:t>
      </w:r>
      <w:r>
        <w:rPr>
          <w:rFonts w:ascii="Sylfaen" w:hAnsi="Sylfaen"/>
          <w:sz w:val="20"/>
          <w:szCs w:val="20"/>
          <w:lang w:val="hy-AM"/>
        </w:rPr>
        <w:t>ծառայությունների</w:t>
      </w:r>
      <w:r>
        <w:rPr>
          <w:sz w:val="20"/>
          <w:szCs w:val="20"/>
          <w:lang w:val="hy-AM"/>
        </w:rPr>
        <w:t xml:space="preserve"> </w:t>
      </w:r>
      <w:r>
        <w:rPr>
          <w:rFonts w:ascii="Sylfaen" w:hAnsi="Sylfaen"/>
          <w:sz w:val="20"/>
          <w:szCs w:val="20"/>
          <w:lang w:val="hy-AM"/>
        </w:rPr>
        <w:t>տեխնոլոգիական</w:t>
      </w:r>
      <w:r>
        <w:rPr>
          <w:sz w:val="20"/>
          <w:szCs w:val="20"/>
          <w:lang w:val="hy-AM"/>
        </w:rPr>
        <w:t xml:space="preserve"> </w:t>
      </w:r>
      <w:r>
        <w:rPr>
          <w:rFonts w:ascii="Sylfaen" w:hAnsi="Sylfaen"/>
          <w:sz w:val="20"/>
          <w:szCs w:val="20"/>
          <w:lang w:val="hy-AM"/>
        </w:rPr>
        <w:t>և</w:t>
      </w:r>
      <w:r>
        <w:rPr>
          <w:sz w:val="20"/>
          <w:szCs w:val="20"/>
          <w:lang w:val="hy-AM"/>
        </w:rPr>
        <w:t xml:space="preserve"> </w:t>
      </w:r>
      <w:r>
        <w:rPr>
          <w:rFonts w:ascii="Sylfaen" w:hAnsi="Sylfaen"/>
          <w:sz w:val="20"/>
          <w:szCs w:val="20"/>
          <w:lang w:val="hy-AM"/>
        </w:rPr>
        <w:t>իրազեկման</w:t>
      </w:r>
      <w:r>
        <w:rPr>
          <w:sz w:val="20"/>
          <w:szCs w:val="20"/>
          <w:lang w:val="hy-AM"/>
        </w:rPr>
        <w:t xml:space="preserve"> </w:t>
      </w:r>
      <w:r>
        <w:rPr>
          <w:rFonts w:ascii="Sylfaen" w:hAnsi="Sylfaen"/>
          <w:sz w:val="20"/>
          <w:szCs w:val="20"/>
          <w:lang w:val="hy-AM"/>
        </w:rPr>
        <w:t>կենտրոն</w:t>
      </w:r>
      <w:r>
        <w:rPr>
          <w:sz w:val="20"/>
          <w:szCs w:val="20"/>
          <w:lang w:val="hy-AM"/>
        </w:rPr>
        <w:t xml:space="preserve"> </w:t>
      </w:r>
      <w:r>
        <w:rPr>
          <w:rFonts w:ascii="Sylfaen" w:hAnsi="Sylfaen"/>
          <w:sz w:val="20"/>
          <w:szCs w:val="20"/>
          <w:lang w:val="hy-AM"/>
        </w:rPr>
        <w:t>հիմնադրամից`</w:t>
      </w:r>
      <w:r>
        <w:rPr>
          <w:sz w:val="20"/>
          <w:szCs w:val="20"/>
          <w:lang w:val="hy-AM"/>
        </w:rPr>
        <w:t xml:space="preserve"> </w:t>
      </w:r>
      <w:r>
        <w:rPr>
          <w:rFonts w:ascii="Sylfaen" w:hAnsi="Sylfaen"/>
          <w:sz w:val="20"/>
          <w:szCs w:val="20"/>
          <w:lang w:val="hy-AM"/>
        </w:rPr>
        <w:t>ներկա</w:t>
      </w:r>
      <w:r>
        <w:rPr>
          <w:sz w:val="20"/>
          <w:szCs w:val="20"/>
          <w:lang w:val="hy-AM"/>
        </w:rPr>
        <w:t xml:space="preserve"> </w:t>
      </w:r>
      <w:r>
        <w:rPr>
          <w:rFonts w:ascii="Sylfaen" w:hAnsi="Sylfaen"/>
          <w:sz w:val="20"/>
          <w:szCs w:val="20"/>
          <w:lang w:val="hy-AM"/>
        </w:rPr>
        <w:t>և</w:t>
      </w:r>
      <w:r>
        <w:rPr>
          <w:sz w:val="20"/>
          <w:szCs w:val="20"/>
          <w:lang w:val="hy-AM"/>
        </w:rPr>
        <w:t xml:space="preserve"> </w:t>
      </w:r>
      <w:r>
        <w:rPr>
          <w:rFonts w:ascii="Sylfaen" w:hAnsi="Sylfaen"/>
          <w:sz w:val="20"/>
          <w:szCs w:val="20"/>
          <w:lang w:val="hy-AM"/>
        </w:rPr>
        <w:t>անցյալ</w:t>
      </w:r>
      <w:r>
        <w:rPr>
          <w:sz w:val="20"/>
          <w:szCs w:val="20"/>
          <w:lang w:val="hy-AM"/>
        </w:rPr>
        <w:t xml:space="preserve"> </w:t>
      </w:r>
      <w:r>
        <w:rPr>
          <w:rFonts w:ascii="Sylfaen" w:hAnsi="Sylfaen"/>
          <w:sz w:val="20"/>
          <w:szCs w:val="20"/>
          <w:lang w:val="hy-AM"/>
        </w:rPr>
        <w:t>աշխատանքային</w:t>
      </w:r>
      <w:r>
        <w:rPr>
          <w:sz w:val="20"/>
          <w:szCs w:val="20"/>
          <w:lang w:val="hy-AM"/>
        </w:rPr>
        <w:t xml:space="preserve"> </w:t>
      </w:r>
      <w:r>
        <w:rPr>
          <w:rFonts w:ascii="Sylfaen" w:hAnsi="Sylfaen"/>
          <w:sz w:val="20"/>
          <w:szCs w:val="20"/>
          <w:lang w:val="hy-AM"/>
        </w:rPr>
        <w:t>գործունեության</w:t>
      </w:r>
      <w:r>
        <w:rPr>
          <w:sz w:val="20"/>
          <w:szCs w:val="20"/>
          <w:lang w:val="hy-AM"/>
        </w:rPr>
        <w:t xml:space="preserve"> </w:t>
      </w:r>
      <w:r>
        <w:rPr>
          <w:rFonts w:ascii="Sylfaen" w:hAnsi="Sylfaen"/>
          <w:sz w:val="20"/>
          <w:szCs w:val="20"/>
          <w:lang w:val="hy-AM"/>
        </w:rPr>
        <w:t>մասին</w:t>
      </w:r>
      <w:r>
        <w:rPr>
          <w:sz w:val="20"/>
          <w:szCs w:val="20"/>
          <w:lang w:val="hy-AM"/>
        </w:rPr>
        <w:t>,</w:t>
      </w:r>
    </w:p>
    <w:p w14:paraId="1C450944" w14:textId="7E26BC5D" w:rsidR="002346BE" w:rsidRPr="00D366E6" w:rsidRDefault="002346BE" w:rsidP="00D366E6">
      <w:pPr>
        <w:pStyle w:val="ListParagraph"/>
        <w:numPr>
          <w:ilvl w:val="0"/>
          <w:numId w:val="31"/>
        </w:numPr>
        <w:spacing w:before="100" w:beforeAutospacing="1" w:after="100" w:afterAutospacing="1"/>
        <w:jc w:val="both"/>
        <w:rPr>
          <w:rFonts w:ascii="Sylfaen" w:hAnsi="Sylfaen"/>
          <w:sz w:val="20"/>
          <w:szCs w:val="20"/>
          <w:lang w:val="hy-AM"/>
        </w:rPr>
      </w:pPr>
      <w:r>
        <w:rPr>
          <w:sz w:val="20"/>
          <w:szCs w:val="20"/>
          <w:lang w:val="hy-AM"/>
        </w:rPr>
        <w:t>«</w:t>
      </w:r>
      <w:r>
        <w:rPr>
          <w:rFonts w:ascii="Sylfaen" w:hAnsi="Sylfaen"/>
          <w:sz w:val="20"/>
          <w:szCs w:val="20"/>
          <w:lang w:val="hy-AM"/>
        </w:rPr>
        <w:t>Էլեկտրոնային</w:t>
      </w:r>
      <w:r>
        <w:rPr>
          <w:sz w:val="20"/>
          <w:szCs w:val="20"/>
          <w:lang w:val="hy-AM"/>
        </w:rPr>
        <w:t xml:space="preserve"> </w:t>
      </w:r>
      <w:r>
        <w:rPr>
          <w:rFonts w:ascii="Sylfaen" w:hAnsi="Sylfaen"/>
          <w:sz w:val="20"/>
          <w:szCs w:val="20"/>
          <w:lang w:val="hy-AM"/>
        </w:rPr>
        <w:t>կառավարման</w:t>
      </w:r>
      <w:r>
        <w:rPr>
          <w:sz w:val="20"/>
          <w:szCs w:val="20"/>
          <w:lang w:val="hy-AM"/>
        </w:rPr>
        <w:t xml:space="preserve"> </w:t>
      </w:r>
      <w:r>
        <w:rPr>
          <w:rFonts w:ascii="Sylfaen" w:hAnsi="Sylfaen"/>
          <w:sz w:val="20"/>
          <w:szCs w:val="20"/>
          <w:lang w:val="hy-AM"/>
        </w:rPr>
        <w:t>ենթակառուցվածքների</w:t>
      </w:r>
      <w:r>
        <w:rPr>
          <w:sz w:val="20"/>
          <w:szCs w:val="20"/>
          <w:lang w:val="hy-AM"/>
        </w:rPr>
        <w:t xml:space="preserve"> </w:t>
      </w:r>
      <w:r>
        <w:rPr>
          <w:rFonts w:ascii="Sylfaen" w:hAnsi="Sylfaen"/>
          <w:sz w:val="20"/>
          <w:szCs w:val="20"/>
          <w:lang w:val="hy-AM"/>
        </w:rPr>
        <w:t>ներդրման</w:t>
      </w:r>
      <w:r>
        <w:rPr>
          <w:sz w:val="20"/>
          <w:szCs w:val="20"/>
          <w:lang w:val="hy-AM"/>
        </w:rPr>
        <w:t xml:space="preserve"> </w:t>
      </w:r>
      <w:r>
        <w:rPr>
          <w:rFonts w:ascii="Sylfaen" w:hAnsi="Sylfaen"/>
          <w:sz w:val="20"/>
          <w:szCs w:val="20"/>
          <w:lang w:val="hy-AM"/>
        </w:rPr>
        <w:t>գրասենյակ</w:t>
      </w:r>
      <w:r>
        <w:rPr>
          <w:sz w:val="20"/>
          <w:szCs w:val="20"/>
          <w:lang w:val="hy-AM"/>
        </w:rPr>
        <w:t xml:space="preserve">» </w:t>
      </w:r>
      <w:r>
        <w:rPr>
          <w:rFonts w:ascii="Sylfaen" w:hAnsi="Sylfaen"/>
          <w:sz w:val="20"/>
          <w:szCs w:val="20"/>
          <w:lang w:val="hy-AM"/>
        </w:rPr>
        <w:t>ՓԲԸ</w:t>
      </w:r>
      <w:r>
        <w:rPr>
          <w:sz w:val="20"/>
          <w:szCs w:val="20"/>
          <w:lang w:val="hy-AM"/>
        </w:rPr>
        <w:t>-</w:t>
      </w:r>
      <w:r>
        <w:rPr>
          <w:rFonts w:ascii="Sylfaen" w:hAnsi="Sylfaen"/>
          <w:sz w:val="20"/>
          <w:szCs w:val="20"/>
          <w:lang w:val="hy-AM"/>
        </w:rPr>
        <w:t>ից` բիզնես գործունեության, անձնական տվյալների, ինչպես</w:t>
      </w:r>
      <w:r>
        <w:rPr>
          <w:sz w:val="20"/>
          <w:szCs w:val="20"/>
          <w:lang w:val="hy-AM"/>
        </w:rPr>
        <w:t xml:space="preserve"> </w:t>
      </w:r>
      <w:r>
        <w:rPr>
          <w:rFonts w:ascii="Sylfaen" w:hAnsi="Sylfaen"/>
          <w:sz w:val="20"/>
          <w:szCs w:val="20"/>
          <w:lang w:val="hy-AM"/>
        </w:rPr>
        <w:t>նաև</w:t>
      </w:r>
      <w:r>
        <w:rPr>
          <w:sz w:val="20"/>
          <w:szCs w:val="20"/>
          <w:lang w:val="hy-AM"/>
        </w:rPr>
        <w:t xml:space="preserve"> </w:t>
      </w:r>
      <w:r>
        <w:rPr>
          <w:rFonts w:ascii="Sylfaen" w:hAnsi="Sylfaen"/>
          <w:sz w:val="20"/>
          <w:szCs w:val="20"/>
          <w:lang w:val="hy-AM"/>
        </w:rPr>
        <w:t>Բանկի</w:t>
      </w:r>
      <w:r>
        <w:rPr>
          <w:sz w:val="20"/>
          <w:szCs w:val="20"/>
          <w:lang w:val="hy-AM"/>
        </w:rPr>
        <w:t xml:space="preserve"> </w:t>
      </w:r>
      <w:r>
        <w:rPr>
          <w:rFonts w:ascii="Sylfaen" w:hAnsi="Sylfaen"/>
          <w:sz w:val="20"/>
          <w:szCs w:val="20"/>
          <w:lang w:val="hy-AM"/>
        </w:rPr>
        <w:t>հայեցողությամբ</w:t>
      </w:r>
      <w:r>
        <w:rPr>
          <w:sz w:val="20"/>
          <w:szCs w:val="20"/>
          <w:lang w:val="hy-AM"/>
        </w:rPr>
        <w:t xml:space="preserve"> </w:t>
      </w:r>
      <w:r>
        <w:rPr>
          <w:rFonts w:ascii="Sylfaen" w:hAnsi="Sylfaen"/>
          <w:sz w:val="20"/>
          <w:szCs w:val="20"/>
          <w:lang w:val="hy-AM"/>
        </w:rPr>
        <w:t>գրասենյակին</w:t>
      </w:r>
      <w:r>
        <w:rPr>
          <w:sz w:val="20"/>
          <w:szCs w:val="20"/>
          <w:lang w:val="hy-AM"/>
        </w:rPr>
        <w:t xml:space="preserve"> </w:t>
      </w:r>
      <w:r>
        <w:rPr>
          <w:rFonts w:ascii="Sylfaen" w:hAnsi="Sylfaen"/>
          <w:sz w:val="20"/>
          <w:szCs w:val="20"/>
          <w:lang w:val="hy-AM"/>
        </w:rPr>
        <w:t>հասանելի</w:t>
      </w:r>
      <w:r>
        <w:rPr>
          <w:sz w:val="20"/>
          <w:szCs w:val="20"/>
          <w:lang w:val="hy-AM"/>
        </w:rPr>
        <w:t xml:space="preserve"> </w:t>
      </w:r>
      <w:r>
        <w:rPr>
          <w:rFonts w:ascii="Sylfaen" w:hAnsi="Sylfaen"/>
          <w:sz w:val="20"/>
          <w:szCs w:val="20"/>
          <w:lang w:val="hy-AM"/>
        </w:rPr>
        <w:t>այլ</w:t>
      </w:r>
      <w:r>
        <w:rPr>
          <w:sz w:val="20"/>
          <w:szCs w:val="20"/>
          <w:lang w:val="hy-AM"/>
        </w:rPr>
        <w:t xml:space="preserve"> </w:t>
      </w:r>
      <w:r>
        <w:rPr>
          <w:rFonts w:ascii="Sylfaen" w:hAnsi="Sylfaen"/>
          <w:sz w:val="20"/>
          <w:szCs w:val="20"/>
          <w:lang w:val="hy-AM"/>
        </w:rPr>
        <w:t>տվյալների</w:t>
      </w:r>
      <w:r>
        <w:rPr>
          <w:sz w:val="20"/>
          <w:szCs w:val="20"/>
          <w:lang w:val="hy-AM"/>
        </w:rPr>
        <w:t xml:space="preserve"> </w:t>
      </w:r>
      <w:r>
        <w:rPr>
          <w:rFonts w:ascii="Sylfaen" w:hAnsi="Sylfaen"/>
          <w:sz w:val="20"/>
          <w:szCs w:val="20"/>
          <w:lang w:val="hy-AM"/>
        </w:rPr>
        <w:t>վերաբերյալ</w:t>
      </w:r>
      <w:r>
        <w:rPr>
          <w:sz w:val="20"/>
          <w:szCs w:val="20"/>
          <w:lang w:val="hy-AM"/>
        </w:rPr>
        <w:t>:</w:t>
      </w:r>
    </w:p>
  </w:comment>
  <w:comment w:id="44" w:author="Arpine Harutyunyan" w:date="2018-10-23T15:59:00Z" w:initials="AH">
    <w:p w14:paraId="7508CE81" w14:textId="69126870" w:rsidR="002346BE" w:rsidRPr="00056E0B" w:rsidRDefault="002346BE" w:rsidP="00056E0B">
      <w:pPr>
        <w:pStyle w:val="NormalWeb"/>
        <w:spacing w:before="120" w:beforeAutospacing="0" w:after="120" w:afterAutospacing="0" w:line="276" w:lineRule="auto"/>
        <w:rPr>
          <w:rFonts w:asciiTheme="minorHAnsi" w:hAnsiTheme="minorHAnsi" w:cs="Arial"/>
          <w:sz w:val="22"/>
          <w:szCs w:val="22"/>
        </w:rPr>
      </w:pPr>
      <w:r>
        <w:rPr>
          <w:rStyle w:val="CommentReference"/>
        </w:rPr>
        <w:annotationRef/>
      </w:r>
      <w:r w:rsidRPr="00056E0B">
        <w:rPr>
          <w:rFonts w:ascii="Sylfaen" w:hAnsi="Sylfaen" w:cs="Tahoma"/>
          <w:sz w:val="22"/>
          <w:szCs w:val="22"/>
        </w:rPr>
        <w:t xml:space="preserve">Specified below. Messages can be changed during testing </w:t>
      </w:r>
      <w:r>
        <w:rPr>
          <w:rFonts w:ascii="Sylfaen" w:hAnsi="Sylfaen" w:cs="Tahoma"/>
          <w:sz w:val="22"/>
          <w:szCs w:val="22"/>
        </w:rPr>
        <w:t>and/</w:t>
      </w:r>
      <w:r w:rsidRPr="00056E0B">
        <w:rPr>
          <w:rFonts w:ascii="Sylfaen" w:hAnsi="Sylfaen" w:cs="Tahoma"/>
          <w:sz w:val="22"/>
          <w:szCs w:val="22"/>
        </w:rPr>
        <w:t xml:space="preserve">or discussion with </w:t>
      </w:r>
      <w:r>
        <w:rPr>
          <w:rFonts w:ascii="Sylfaen" w:hAnsi="Sylfaen" w:cs="Tahoma"/>
          <w:sz w:val="22"/>
          <w:szCs w:val="22"/>
        </w:rPr>
        <w:t>M</w:t>
      </w:r>
      <w:r w:rsidRPr="00056E0B">
        <w:rPr>
          <w:rFonts w:ascii="Sylfaen" w:hAnsi="Sylfaen" w:cs="Tahoma"/>
          <w:sz w:val="22"/>
          <w:szCs w:val="22"/>
        </w:rPr>
        <w:t>arketing</w:t>
      </w:r>
      <w:r>
        <w:rPr>
          <w:rFonts w:ascii="Sylfaen" w:hAnsi="Sylfaen" w:cs="Tahoma"/>
          <w:sz w:val="22"/>
          <w:szCs w:val="22"/>
        </w:rPr>
        <w:t xml:space="preserve"> &amp; PR team</w:t>
      </w:r>
      <w:r w:rsidRPr="00056E0B">
        <w:rPr>
          <w:rFonts w:ascii="Sylfaen" w:hAnsi="Sylfaen" w:cs="Tahoma"/>
          <w:sz w:val="22"/>
          <w:szCs w:val="22"/>
        </w:rPr>
        <w:t>.</w:t>
      </w:r>
    </w:p>
  </w:comment>
  <w:comment w:id="50" w:author="Arpine Mayilyan" w:date="2018-10-23T15:59:00Z" w:initials="AM">
    <w:p w14:paraId="282A4215" w14:textId="14216E23" w:rsidR="002346BE" w:rsidRDefault="002346BE">
      <w:pPr>
        <w:pStyle w:val="CommentText"/>
      </w:pPr>
      <w:r>
        <w:rPr>
          <w:rStyle w:val="CommentReference"/>
        </w:rPr>
        <w:annotationRef/>
      </w:r>
      <w:r>
        <w:t>Arsen advised that at this stage it will not be possible to provide split processing of loans which exceed limit, i.e. in all cases if the requested amount is more than the available limit, then it should go through manual processing.</w:t>
      </w:r>
    </w:p>
  </w:comment>
  <w:comment w:id="51" w:author="Arpine Mayilyan" w:date="2018-10-23T15:59:00Z" w:initials="AM">
    <w:p w14:paraId="4871F713" w14:textId="71BCB1F2" w:rsidR="002346BE" w:rsidRPr="001238FC" w:rsidRDefault="002346BE">
      <w:pPr>
        <w:pStyle w:val="CommentText"/>
      </w:pPr>
      <w:r>
        <w:rPr>
          <w:rStyle w:val="CommentReference"/>
        </w:rPr>
        <w:annotationRef/>
      </w:r>
      <w:r>
        <w:t>See 1.2.1  above comment</w:t>
      </w:r>
    </w:p>
  </w:comment>
  <w:comment w:id="52" w:author="Arpine Mayilyan" w:date="2018-10-23T15:59:00Z" w:initials="AM">
    <w:p w14:paraId="3DA7166D" w14:textId="15D7D514" w:rsidR="002346BE" w:rsidRDefault="002346BE">
      <w:pPr>
        <w:pStyle w:val="CommentText"/>
      </w:pPr>
      <w:r>
        <w:rPr>
          <w:rStyle w:val="CommentReference"/>
        </w:rPr>
        <w:annotationRef/>
      </w:r>
      <w:r>
        <w:t>See 1.2.1 comment</w:t>
      </w:r>
    </w:p>
  </w:comment>
  <w:comment w:id="58" w:author="Zhorzhik Grigoryan" w:date="2018-10-23T15:59:00Z" w:initials="ZG">
    <w:p w14:paraId="09202B7F" w14:textId="77777777" w:rsidR="002346BE" w:rsidRPr="00D879CE" w:rsidRDefault="002346BE" w:rsidP="00CE18CB">
      <w:pPr>
        <w:pStyle w:val="CommentText"/>
        <w:rPr>
          <w:rFonts w:ascii="Sylfaen" w:hAnsi="Sylfaen"/>
          <w:lang w:val="hy-AM"/>
        </w:rPr>
      </w:pPr>
      <w:r>
        <w:rPr>
          <w:rStyle w:val="CommentReference"/>
        </w:rPr>
        <w:annotationRef/>
      </w:r>
      <w:r w:rsidRPr="00D879CE">
        <w:rPr>
          <w:rFonts w:ascii="Sylfaen" w:hAnsi="Sylfaen"/>
          <w:lang w:val="hy-AM"/>
        </w:rPr>
        <w:t>հղում</w:t>
      </w:r>
    </w:p>
  </w:comment>
  <w:comment w:id="62" w:author="Arpine Harutyunyan" w:date="2018-10-23T15:59:00Z" w:initials="AH">
    <w:p w14:paraId="2341E8CA" w14:textId="77777777" w:rsidR="002346BE" w:rsidRDefault="002346BE">
      <w:pPr>
        <w:pStyle w:val="CommentText"/>
        <w:rPr>
          <w:rFonts w:ascii="Sylfaen" w:hAnsi="Sylfaen"/>
          <w:lang w:val="hy-AM"/>
        </w:rPr>
      </w:pPr>
      <w:r>
        <w:rPr>
          <w:rStyle w:val="CommentReference"/>
        </w:rPr>
        <w:annotationRef/>
      </w:r>
      <w:r w:rsidRPr="00460391">
        <w:rPr>
          <w:rFonts w:ascii="Sylfaen" w:hAnsi="Sylfaen"/>
          <w:lang w:val="hy-AM"/>
        </w:rPr>
        <w:t xml:space="preserve">Ծրագրային առաջարկելու է </w:t>
      </w:r>
      <w:r>
        <w:rPr>
          <w:rFonts w:ascii="Sylfaen" w:hAnsi="Sylfaen"/>
          <w:lang w:val="hy-AM"/>
        </w:rPr>
        <w:t xml:space="preserve">3 տարբերակ` </w:t>
      </w:r>
    </w:p>
    <w:p w14:paraId="075916D8" w14:textId="4E9C04A0" w:rsidR="002346BE" w:rsidRDefault="002346BE" w:rsidP="00EE7238">
      <w:pPr>
        <w:pStyle w:val="CommentText"/>
        <w:numPr>
          <w:ilvl w:val="0"/>
          <w:numId w:val="25"/>
        </w:numPr>
        <w:rPr>
          <w:rFonts w:ascii="Sylfaen" w:hAnsi="Sylfaen"/>
          <w:lang w:val="hy-AM"/>
        </w:rPr>
      </w:pPr>
      <w:r>
        <w:rPr>
          <w:rFonts w:ascii="Sylfaen" w:hAnsi="Sylfaen"/>
          <w:lang w:val="hy-AM"/>
        </w:rPr>
        <w:t>Նոր վարկի գումար</w:t>
      </w:r>
    </w:p>
    <w:p w14:paraId="71C4EE64" w14:textId="64CF1FBD" w:rsidR="002346BE" w:rsidRDefault="002346BE" w:rsidP="00EE7238">
      <w:pPr>
        <w:pStyle w:val="CommentText"/>
        <w:numPr>
          <w:ilvl w:val="0"/>
          <w:numId w:val="25"/>
        </w:numPr>
        <w:rPr>
          <w:rFonts w:ascii="Sylfaen" w:hAnsi="Sylfaen"/>
          <w:lang w:val="hy-AM"/>
        </w:rPr>
      </w:pPr>
      <w:r>
        <w:rPr>
          <w:rFonts w:ascii="Sylfaen" w:hAnsi="Sylfaen"/>
          <w:lang w:val="hy-AM"/>
        </w:rPr>
        <w:t>Վերաֆինանսավորվող վարկի գումար</w:t>
      </w:r>
    </w:p>
    <w:p w14:paraId="353590F8" w14:textId="4B4E187E" w:rsidR="002346BE" w:rsidRPr="00BE75F8" w:rsidRDefault="002346BE" w:rsidP="00BE75F8">
      <w:pPr>
        <w:pStyle w:val="CommentText"/>
        <w:numPr>
          <w:ilvl w:val="0"/>
          <w:numId w:val="25"/>
        </w:numPr>
        <w:rPr>
          <w:rFonts w:ascii="Sylfaen" w:hAnsi="Sylfaen"/>
          <w:lang w:val="hy-AM"/>
        </w:rPr>
      </w:pPr>
      <w:r>
        <w:rPr>
          <w:rFonts w:ascii="Sylfaen" w:hAnsi="Sylfaen"/>
          <w:lang w:val="hy-AM"/>
        </w:rPr>
        <w:t>Վարկի վերաֆինանսավորման դեպքում առաջարկվող ընդհանուր գումար</w:t>
      </w:r>
    </w:p>
  </w:comment>
  <w:comment w:id="64" w:author="Zhorzhik Grigoryan" w:date="2018-10-23T15:59:00Z" w:initials="ZG">
    <w:p w14:paraId="5DFBD84E" w14:textId="784C8E6A" w:rsidR="002346BE" w:rsidRPr="00D879CE" w:rsidRDefault="002346BE">
      <w:pPr>
        <w:pStyle w:val="CommentText"/>
        <w:rPr>
          <w:rFonts w:ascii="Sylfaen" w:hAnsi="Sylfaen"/>
          <w:lang w:val="hy-AM"/>
        </w:rPr>
      </w:pPr>
      <w:r>
        <w:rPr>
          <w:rStyle w:val="CommentReference"/>
        </w:rPr>
        <w:annotationRef/>
      </w:r>
      <w:r w:rsidRPr="00D879CE">
        <w:rPr>
          <w:rFonts w:ascii="Sylfaen" w:hAnsi="Sylfaen"/>
          <w:lang w:val="hy-AM"/>
        </w:rPr>
        <w:t>հղում</w:t>
      </w:r>
    </w:p>
  </w:comment>
  <w:comment w:id="65" w:author="Zhorzhik Grigoryan" w:date="2018-10-23T15:59:00Z" w:initials="ZG">
    <w:p w14:paraId="2C3C736E" w14:textId="761CD52E" w:rsidR="002346BE" w:rsidRPr="00D879CE" w:rsidRDefault="002346BE">
      <w:pPr>
        <w:pStyle w:val="CommentText"/>
        <w:rPr>
          <w:rFonts w:ascii="Sylfaen" w:hAnsi="Sylfaen"/>
          <w:lang w:val="hy-AM"/>
        </w:rPr>
      </w:pPr>
      <w:r>
        <w:rPr>
          <w:rStyle w:val="CommentReference"/>
        </w:rPr>
        <w:annotationRef/>
      </w:r>
      <w:r w:rsidRPr="00D879CE">
        <w:rPr>
          <w:rFonts w:ascii="Sylfaen" w:hAnsi="Sylfaen"/>
          <w:lang w:val="hy-AM"/>
        </w:rPr>
        <w:t>հղում</w:t>
      </w:r>
    </w:p>
  </w:comment>
  <w:comment w:id="66" w:author="Zhorzhik Grigoryan" w:date="2018-10-23T15:59:00Z" w:initials="ZG">
    <w:p w14:paraId="5F204DE1" w14:textId="65948A37" w:rsidR="002346BE" w:rsidRPr="00D879CE" w:rsidRDefault="002346BE">
      <w:pPr>
        <w:pStyle w:val="CommentText"/>
        <w:rPr>
          <w:rFonts w:ascii="Sylfaen" w:hAnsi="Sylfaen"/>
          <w:lang w:val="hy-AM"/>
        </w:rPr>
      </w:pPr>
      <w:r>
        <w:rPr>
          <w:rStyle w:val="CommentReference"/>
        </w:rPr>
        <w:annotationRef/>
      </w:r>
      <w:r w:rsidRPr="00D879CE">
        <w:rPr>
          <w:rFonts w:ascii="Sylfaen" w:hAnsi="Sylfaen"/>
          <w:lang w:val="hy-AM"/>
        </w:rPr>
        <w:t>Հղում:</w:t>
      </w:r>
    </w:p>
  </w:comment>
  <w:comment w:id="70" w:author="Zhorzhik Grigoryan" w:date="2018-10-23T15:59:00Z" w:initials="ZG">
    <w:p w14:paraId="6E7BC741" w14:textId="77777777" w:rsidR="002346BE" w:rsidRPr="006E061B" w:rsidRDefault="002346BE" w:rsidP="000D43C5">
      <w:pPr>
        <w:pStyle w:val="CommentText"/>
        <w:rPr>
          <w:rFonts w:ascii="Sylfaen" w:hAnsi="Sylfaen"/>
          <w:lang w:val="hy-AM"/>
        </w:rPr>
      </w:pPr>
      <w:r>
        <w:rPr>
          <w:rStyle w:val="CommentReference"/>
        </w:rPr>
        <w:annotationRef/>
      </w:r>
      <w:r w:rsidRPr="006E061B">
        <w:rPr>
          <w:rFonts w:ascii="Sylfaen" w:hAnsi="Sylfaen"/>
          <w:lang w:val="hy-AM"/>
        </w:rPr>
        <w:t>Հղում:</w:t>
      </w:r>
    </w:p>
  </w:comment>
  <w:comment w:id="71" w:author="Zhorzhik Grigoryan" w:date="2018-10-23T15:59:00Z" w:initials="ZG">
    <w:p w14:paraId="09A3FB1C" w14:textId="77777777" w:rsidR="002346BE" w:rsidRPr="006E061B" w:rsidRDefault="002346BE" w:rsidP="002313FF">
      <w:pPr>
        <w:pStyle w:val="CommentText"/>
        <w:rPr>
          <w:rFonts w:ascii="Sylfaen" w:hAnsi="Sylfaen"/>
          <w:lang w:val="hy-AM"/>
        </w:rPr>
      </w:pPr>
      <w:r>
        <w:rPr>
          <w:rStyle w:val="CommentReference"/>
        </w:rPr>
        <w:annotationRef/>
      </w:r>
      <w:r w:rsidRPr="006E061B">
        <w:rPr>
          <w:rFonts w:ascii="Sylfaen" w:hAnsi="Sylfaen"/>
          <w:lang w:val="hy-AM"/>
        </w:rPr>
        <w:t>Հղում: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A8FE0F" w15:done="0"/>
  <w15:commentEx w15:paraId="2309C080" w15:done="0"/>
  <w15:commentEx w15:paraId="60EBD100" w15:done="0"/>
  <w15:commentEx w15:paraId="293AADDB" w15:done="0"/>
  <w15:commentEx w15:paraId="7FFC42B1" w15:done="0"/>
  <w15:commentEx w15:paraId="3CC370F5" w15:done="0"/>
  <w15:commentEx w15:paraId="5C5BA06E" w15:done="0"/>
  <w15:commentEx w15:paraId="1C450944" w15:done="0"/>
  <w15:commentEx w15:paraId="7508CE81" w15:done="0"/>
  <w15:commentEx w15:paraId="282A4215" w15:done="0"/>
  <w15:commentEx w15:paraId="4871F713" w15:done="0"/>
  <w15:commentEx w15:paraId="3DA7166D" w15:done="0"/>
  <w15:commentEx w15:paraId="09202B7F" w15:done="0"/>
  <w15:commentEx w15:paraId="353590F8" w15:done="0"/>
  <w15:commentEx w15:paraId="5DFBD84E" w15:done="0"/>
  <w15:commentEx w15:paraId="2C3C736E" w15:done="0"/>
  <w15:commentEx w15:paraId="5F204DE1" w15:done="0"/>
  <w15:commentEx w15:paraId="6E7BC741" w15:done="0"/>
  <w15:commentEx w15:paraId="09A3FB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A8FE0F" w16cid:durableId="1F4CA82F"/>
  <w16cid:commentId w16cid:paraId="2309C080" w16cid:durableId="1F4CA830"/>
  <w16cid:commentId w16cid:paraId="60EBD100" w16cid:durableId="1F4CA831"/>
  <w16cid:commentId w16cid:paraId="2F581BD3" w16cid:durableId="1F4CABAC"/>
  <w16cid:commentId w16cid:paraId="186F30A0" w16cid:durableId="1F4CA832"/>
  <w16cid:commentId w16cid:paraId="52D0E044" w16cid:durableId="1F4CA833"/>
  <w16cid:commentId w16cid:paraId="25206E7C" w16cid:durableId="1F4CA834"/>
  <w16cid:commentId w16cid:paraId="45537F9B" w16cid:durableId="1F4CA835"/>
  <w16cid:commentId w16cid:paraId="404CBA4C" w16cid:durableId="1F4CA836"/>
  <w16cid:commentId w16cid:paraId="754C4F41" w16cid:durableId="1F4CA837"/>
  <w16cid:commentId w16cid:paraId="1E7F42CB" w16cid:durableId="1F4CA838"/>
  <w16cid:commentId w16cid:paraId="4554B2DA" w16cid:durableId="1F4CA839"/>
  <w16cid:commentId w16cid:paraId="668A5A77" w16cid:durableId="1F4CA83A"/>
  <w16cid:commentId w16cid:paraId="2DE838BA" w16cid:durableId="1F4CA83B"/>
  <w16cid:commentId w16cid:paraId="78D24C7E" w16cid:durableId="1F4CA83C"/>
  <w16cid:commentId w16cid:paraId="7162E904" w16cid:durableId="1F4CA83D"/>
  <w16cid:commentId w16cid:paraId="223866A7" w16cid:durableId="1F4CAC02"/>
  <w16cid:commentId w16cid:paraId="3AC4D396" w16cid:durableId="1F4CA83E"/>
  <w16cid:commentId w16cid:paraId="52662468" w16cid:durableId="1F4CAC3A"/>
  <w16cid:commentId w16cid:paraId="1479B161" w16cid:durableId="1F4CA83F"/>
  <w16cid:commentId w16cid:paraId="10572F2C" w16cid:durableId="1F4CA840"/>
  <w16cid:commentId w16cid:paraId="2B687492" w16cid:durableId="1F4CAC69"/>
  <w16cid:commentId w16cid:paraId="12E63558" w16cid:durableId="1F4CAC75"/>
  <w16cid:commentId w16cid:paraId="5944980E" w16cid:durableId="1F4CAC86"/>
  <w16cid:commentId w16cid:paraId="64FDA5F3" w16cid:durableId="1F4CACA1"/>
  <w16cid:commentId w16cid:paraId="0F6D1784" w16cid:durableId="1F4CACD7"/>
  <w16cid:commentId w16cid:paraId="4D1E019B" w16cid:durableId="1F4CA841"/>
  <w16cid:commentId w16cid:paraId="02934742" w16cid:durableId="1F4CA842"/>
  <w16cid:commentId w16cid:paraId="06196E22" w16cid:durableId="1F4CAD19"/>
  <w16cid:commentId w16cid:paraId="3C4B8FC8" w16cid:durableId="1F4CA843"/>
  <w16cid:commentId w16cid:paraId="1D113B7C" w16cid:durableId="1F4CB12C"/>
  <w16cid:commentId w16cid:paraId="3CB8C620" w16cid:durableId="1F4CA844"/>
  <w16cid:commentId w16cid:paraId="29A0244B" w16cid:durableId="1F4CB0C4"/>
  <w16cid:commentId w16cid:paraId="057242B5" w16cid:durableId="1F4CB19B"/>
  <w16cid:commentId w16cid:paraId="580B88A3" w16cid:durableId="1F4CB027"/>
  <w16cid:commentId w16cid:paraId="282A4215" w16cid:durableId="1F4CA845"/>
  <w16cid:commentId w16cid:paraId="4871F713" w16cid:durableId="1F4CA846"/>
  <w16cid:commentId w16cid:paraId="3DA7166D" w16cid:durableId="1F4CA847"/>
  <w16cid:commentId w16cid:paraId="448711CC" w16cid:durableId="1F4CA848"/>
  <w16cid:commentId w16cid:paraId="7249FBC5" w16cid:durableId="1F4CA84B"/>
  <w16cid:commentId w16cid:paraId="3061416D" w16cid:durableId="1F4CA84C"/>
  <w16cid:commentId w16cid:paraId="6BB6F1CF" w16cid:durableId="1F4CA84D"/>
  <w16cid:commentId w16cid:paraId="115DB416" w16cid:durableId="1F4CA84E"/>
  <w16cid:commentId w16cid:paraId="6BA04B11" w16cid:durableId="1F4CA84F"/>
  <w16cid:commentId w16cid:paraId="1E052664" w16cid:durableId="1F4CA850"/>
  <w16cid:commentId w16cid:paraId="3EE6EB9E" w16cid:durableId="1F4CA851"/>
  <w16cid:commentId w16cid:paraId="70580E9E" w16cid:durableId="1F4CA852"/>
  <w16cid:commentId w16cid:paraId="245DAAF3" w16cid:durableId="1F4CA853"/>
  <w16cid:commentId w16cid:paraId="0E6DF8E5" w16cid:durableId="1F4CA854"/>
  <w16cid:commentId w16cid:paraId="2B840BFA" w16cid:durableId="1F4CA855"/>
  <w16cid:commentId w16cid:paraId="5078E930" w16cid:durableId="1F4CA856"/>
  <w16cid:commentId w16cid:paraId="723591E6" w16cid:durableId="1F4CA857"/>
  <w16cid:commentId w16cid:paraId="34201C0A" w16cid:durableId="1F4CA858"/>
  <w16cid:commentId w16cid:paraId="09EF44BA" w16cid:durableId="1F4CA859"/>
  <w16cid:commentId w16cid:paraId="519DA24E" w16cid:durableId="1F4CA85A"/>
  <w16cid:commentId w16cid:paraId="4051484C" w16cid:durableId="1F4CA85B"/>
  <w16cid:commentId w16cid:paraId="438E21AA" w16cid:durableId="1F4CA85C"/>
  <w16cid:commentId w16cid:paraId="7F180140" w16cid:durableId="1F4CA85D"/>
  <w16cid:commentId w16cid:paraId="0B872180" w16cid:durableId="1F4CADDE"/>
  <w16cid:commentId w16cid:paraId="3042D2AF" w16cid:durableId="1F4CA85E"/>
  <w16cid:commentId w16cid:paraId="4A0D71DD" w16cid:durableId="1F4CA85F"/>
  <w16cid:commentId w16cid:paraId="0D71B8C9" w16cid:durableId="1F4CA860"/>
  <w16cid:commentId w16cid:paraId="4FFD21A4" w16cid:durableId="1F4CAE1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937F6" w14:textId="77777777" w:rsidR="002346BE" w:rsidRDefault="002346BE" w:rsidP="005521E1">
      <w:r>
        <w:separator/>
      </w:r>
    </w:p>
  </w:endnote>
  <w:endnote w:type="continuationSeparator" w:id="0">
    <w:p w14:paraId="56C785B3" w14:textId="77777777" w:rsidR="002346BE" w:rsidRDefault="002346BE" w:rsidP="00552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7520617"/>
      <w:docPartObj>
        <w:docPartGallery w:val="Page Numbers (Bottom of Page)"/>
        <w:docPartUnique/>
      </w:docPartObj>
    </w:sdtPr>
    <w:sdtEndPr>
      <w:rPr>
        <w:noProof/>
      </w:rPr>
    </w:sdtEndPr>
    <w:sdtContent>
      <w:p w14:paraId="6D98E4E2" w14:textId="3D1F8E5B" w:rsidR="002346BE" w:rsidRDefault="002346BE" w:rsidP="00095D1A">
        <w:pPr>
          <w:pStyle w:val="Footer"/>
          <w:tabs>
            <w:tab w:val="left" w:pos="5550"/>
            <w:tab w:val="right" w:pos="13891"/>
          </w:tabs>
        </w:pPr>
        <w:r>
          <w:tab/>
        </w:r>
        <w:r>
          <w:tab/>
        </w:r>
        <w:r>
          <w:tab/>
        </w:r>
        <w:r>
          <w:tab/>
        </w:r>
        <w:r>
          <w:fldChar w:fldCharType="begin"/>
        </w:r>
        <w:r>
          <w:instrText xml:space="preserve"> PAGE   \* MERGEFORMAT </w:instrText>
        </w:r>
        <w:r>
          <w:fldChar w:fldCharType="separate"/>
        </w:r>
        <w:r w:rsidR="00311C37">
          <w:rPr>
            <w:noProof/>
          </w:rPr>
          <w:t>2</w:t>
        </w:r>
        <w:r>
          <w:rPr>
            <w:noProof/>
          </w:rPr>
          <w:fldChar w:fldCharType="end"/>
        </w:r>
      </w:p>
    </w:sdtContent>
  </w:sdt>
  <w:p w14:paraId="28615A35" w14:textId="77777777" w:rsidR="002346BE" w:rsidRDefault="002346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2381" w:type="dxa"/>
      <w:tblBorders>
        <w:top w:val="single" w:sz="6" w:space="0" w:color="auto"/>
      </w:tblBorders>
      <w:tblCellMar>
        <w:left w:w="0" w:type="dxa"/>
        <w:right w:w="0" w:type="dxa"/>
      </w:tblCellMar>
      <w:tblLook w:val="0000" w:firstRow="0" w:lastRow="0" w:firstColumn="0" w:lastColumn="0" w:noHBand="0" w:noVBand="0"/>
    </w:tblPr>
    <w:tblGrid>
      <w:gridCol w:w="1791"/>
      <w:gridCol w:w="7655"/>
    </w:tblGrid>
    <w:tr w:rsidR="002346BE" w:rsidRPr="005F59ED" w14:paraId="0F51D369" w14:textId="77777777" w:rsidTr="00E1376D">
      <w:trPr>
        <w:trHeight w:val="714"/>
      </w:trPr>
      <w:tc>
        <w:tcPr>
          <w:tcW w:w="1791" w:type="dxa"/>
          <w:tcBorders>
            <w:top w:val="nil"/>
          </w:tcBorders>
          <w:vAlign w:val="center"/>
        </w:tcPr>
        <w:p w14:paraId="0627B47D" w14:textId="77777777" w:rsidR="002346BE" w:rsidRPr="005F59ED" w:rsidRDefault="002346BE" w:rsidP="00E1376D">
          <w:pPr>
            <w:pStyle w:val="TableText0"/>
            <w:rPr>
              <w:rFonts w:asciiTheme="minorHAnsi" w:hAnsiTheme="minorHAnsi"/>
            </w:rPr>
          </w:pPr>
          <w:r w:rsidRPr="005F59ED">
            <w:rPr>
              <w:rFonts w:asciiTheme="minorHAnsi" w:hAnsiTheme="minorHAnsi"/>
              <w:b/>
              <w:bCs/>
            </w:rPr>
            <w:t>Legal Notice</w:t>
          </w:r>
        </w:p>
      </w:tc>
      <w:tc>
        <w:tcPr>
          <w:tcW w:w="7655" w:type="dxa"/>
          <w:tcBorders>
            <w:top w:val="nil"/>
          </w:tcBorders>
          <w:vAlign w:val="center"/>
        </w:tcPr>
        <w:p w14:paraId="3C43C7B9" w14:textId="77777777" w:rsidR="002346BE" w:rsidRPr="005F59ED" w:rsidRDefault="002346BE" w:rsidP="00E1376D">
          <w:pPr>
            <w:pStyle w:val="TableText0"/>
            <w:rPr>
              <w:rFonts w:asciiTheme="minorHAnsi" w:hAnsiTheme="minorHAnsi"/>
            </w:rPr>
          </w:pPr>
          <w:r w:rsidRPr="005F59ED">
            <w:rPr>
              <w:rFonts w:asciiTheme="minorHAnsi" w:hAnsiTheme="minorHAnsi"/>
              <w:bCs/>
            </w:rPr>
            <w:t>This document contains confidential information and cannot be disclosed, distributed or reproduced without the prior written permission of Ameriabank CJSC</w:t>
          </w:r>
        </w:p>
      </w:tc>
    </w:tr>
  </w:tbl>
  <w:p w14:paraId="5AEB0B92" w14:textId="77777777" w:rsidR="002346BE" w:rsidRDefault="002346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C7338B" w14:textId="77777777" w:rsidR="002346BE" w:rsidRDefault="002346BE" w:rsidP="005521E1">
      <w:r>
        <w:separator/>
      </w:r>
    </w:p>
  </w:footnote>
  <w:footnote w:type="continuationSeparator" w:id="0">
    <w:p w14:paraId="37F8363B" w14:textId="77777777" w:rsidR="002346BE" w:rsidRDefault="002346BE" w:rsidP="00552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A677A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25pt;height:8.25pt;visibility:visible;mso-wrap-style:square" o:bullet="t">
        <v:imagedata r:id="rId1" o:title=""/>
      </v:shape>
    </w:pict>
  </w:numPicBullet>
  <w:abstractNum w:abstractNumId="0" w15:restartNumberingAfterBreak="0">
    <w:nsid w:val="FFFFFF82"/>
    <w:multiLevelType w:val="singleLevel"/>
    <w:tmpl w:val="F7ECC4B0"/>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50DC9FF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FB"/>
    <w:multiLevelType w:val="multilevel"/>
    <w:tmpl w:val="BC06A13C"/>
    <w:lvl w:ilvl="0">
      <w:start w:val="1"/>
      <w:numFmt w:val="decimal"/>
      <w:pStyle w:val="Heading1"/>
      <w:lvlText w:val="%1."/>
      <w:legacy w:legacy="1" w:legacySpace="120" w:legacyIndent="720"/>
      <w:lvlJc w:val="left"/>
      <w:pPr>
        <w:ind w:left="720" w:hanging="720"/>
      </w:pPr>
    </w:lvl>
    <w:lvl w:ilvl="1">
      <w:start w:val="1"/>
      <w:numFmt w:val="decimal"/>
      <w:lvlText w:val="%1.%2."/>
      <w:legacy w:legacy="1" w:legacySpace="120" w:legacyIndent="720"/>
      <w:lvlJc w:val="left"/>
      <w:pPr>
        <w:ind w:left="1440" w:hanging="720"/>
      </w:pPr>
    </w:lvl>
    <w:lvl w:ilvl="2">
      <w:start w:val="1"/>
      <w:numFmt w:val="decimal"/>
      <w:lvlText w:val="%1.%2.%3."/>
      <w:legacy w:legacy="1" w:legacySpace="120" w:legacyIndent="720"/>
      <w:lvlJc w:val="left"/>
      <w:pPr>
        <w:ind w:left="143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3" w15:restartNumberingAfterBreak="0">
    <w:nsid w:val="06B63479"/>
    <w:multiLevelType w:val="hybridMultilevel"/>
    <w:tmpl w:val="ACFA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F62A7"/>
    <w:multiLevelType w:val="hybridMultilevel"/>
    <w:tmpl w:val="39FE3608"/>
    <w:lvl w:ilvl="0" w:tplc="359CEE24">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187B6D"/>
    <w:multiLevelType w:val="hybridMultilevel"/>
    <w:tmpl w:val="499E84EC"/>
    <w:lvl w:ilvl="0" w:tplc="C182394E">
      <w:numFmt w:val="bullet"/>
      <w:lvlText w:val="-"/>
      <w:lvlJc w:val="left"/>
      <w:pPr>
        <w:ind w:left="785" w:hanging="360"/>
      </w:pPr>
      <w:rPr>
        <w:rFonts w:ascii="Calibri" w:eastAsia="Times New Roman" w:hAnsi="Calibri" w:cs="Tahoma"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274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D630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C03E14"/>
    <w:multiLevelType w:val="hybridMultilevel"/>
    <w:tmpl w:val="989E8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62C8E"/>
    <w:multiLevelType w:val="hybridMultilevel"/>
    <w:tmpl w:val="5E903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8A7EED"/>
    <w:multiLevelType w:val="hybridMultilevel"/>
    <w:tmpl w:val="C1B4C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167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FB2252"/>
    <w:multiLevelType w:val="multilevel"/>
    <w:tmpl w:val="7796511C"/>
    <w:lvl w:ilvl="0">
      <w:start w:val="1"/>
      <w:numFmt w:val="decimal"/>
      <w:suff w:val="nothing"/>
      <w:lvlText w:val="FR_%1.0"/>
      <w:lvlJc w:val="left"/>
      <w:pPr>
        <w:ind w:left="0" w:firstLine="0"/>
      </w:pPr>
      <w:rPr>
        <w:rFonts w:hint="default"/>
        <w:b/>
        <w:i w:val="0"/>
        <w:color w:val="FFFFFF" w:themeColor="background1"/>
      </w:rPr>
    </w:lvl>
    <w:lvl w:ilvl="1">
      <w:start w:val="1"/>
      <w:numFmt w:val="decimal"/>
      <w:suff w:val="nothing"/>
      <w:lvlText w:val="FR_%1.%2"/>
      <w:lvlJc w:val="left"/>
      <w:pPr>
        <w:ind w:left="57" w:firstLine="0"/>
      </w:pPr>
      <w:rPr>
        <w:rFonts w:hint="default"/>
        <w:b w:val="0"/>
        <w:i w:val="0"/>
        <w:color w:val="auto"/>
      </w:rPr>
    </w:lvl>
    <w:lvl w:ilvl="2">
      <w:start w:val="1"/>
      <w:numFmt w:val="decimal"/>
      <w:suff w:val="nothing"/>
      <w:lvlText w:val="FR_%1.%2.%3"/>
      <w:lvlJc w:val="left"/>
      <w:pPr>
        <w:ind w:left="113" w:firstLine="0"/>
      </w:pPr>
      <w:rPr>
        <w:rFonts w:hint="default"/>
        <w:b w:val="0"/>
        <w:i w:val="0"/>
        <w:color w:val="auto"/>
      </w:rPr>
    </w:lvl>
    <w:lvl w:ilvl="3">
      <w:start w:val="1"/>
      <w:numFmt w:val="decimal"/>
      <w:suff w:val="nothing"/>
      <w:lvlText w:val="FR_%1.%2.%3.%4"/>
      <w:lvlJc w:val="left"/>
      <w:pPr>
        <w:ind w:left="170" w:firstLine="0"/>
      </w:pPr>
      <w:rPr>
        <w:rFonts w:hint="default"/>
        <w:b w:val="0"/>
        <w:i w:val="0"/>
        <w:color w:val="auto"/>
      </w:rPr>
    </w:lvl>
    <w:lvl w:ilvl="4">
      <w:start w:val="1"/>
      <w:numFmt w:val="decimal"/>
      <w:suff w:val="nothing"/>
      <w:lvlText w:val="FR_%1.%2.%3.%4.%5"/>
      <w:lvlJc w:val="left"/>
      <w:pPr>
        <w:ind w:left="227" w:firstLine="0"/>
      </w:pPr>
      <w:rPr>
        <w:rFonts w:hint="default"/>
      </w:rPr>
    </w:lvl>
    <w:lvl w:ilvl="5">
      <w:start w:val="1"/>
      <w:numFmt w:val="decimal"/>
      <w:suff w:val="nothing"/>
      <w:lvlText w:val="FR_%1.%2.%3.%4.%5.%6"/>
      <w:lvlJc w:val="left"/>
      <w:pPr>
        <w:ind w:left="284" w:firstLine="0"/>
      </w:pPr>
      <w:rPr>
        <w:rFonts w:hint="default"/>
      </w:rPr>
    </w:lvl>
    <w:lvl w:ilvl="6">
      <w:start w:val="1"/>
      <w:numFmt w:val="lowerLetter"/>
      <w:lvlText w:val="%7."/>
      <w:lvlJc w:val="left"/>
      <w:pPr>
        <w:tabs>
          <w:tab w:val="num" w:pos="680"/>
        </w:tabs>
        <w:ind w:left="340" w:firstLine="0"/>
      </w:pPr>
      <w:rPr>
        <w:rFonts w:hint="default"/>
      </w:rPr>
    </w:lvl>
    <w:lvl w:ilvl="7">
      <w:start w:val="1"/>
      <w:numFmt w:val="lowerRoman"/>
      <w:lvlText w:val="%8."/>
      <w:lvlJc w:val="left"/>
      <w:pPr>
        <w:tabs>
          <w:tab w:val="num" w:pos="794"/>
        </w:tabs>
        <w:ind w:left="397" w:firstLine="0"/>
      </w:pPr>
      <w:rPr>
        <w:rFonts w:hint="default"/>
      </w:rPr>
    </w:lvl>
    <w:lvl w:ilvl="8">
      <w:start w:val="1"/>
      <w:numFmt w:val="decimal"/>
      <w:lvlText w:val="%9."/>
      <w:lvlJc w:val="left"/>
      <w:pPr>
        <w:tabs>
          <w:tab w:val="num" w:pos="907"/>
        </w:tabs>
        <w:ind w:left="454" w:firstLine="0"/>
      </w:pPr>
      <w:rPr>
        <w:rFonts w:hint="default"/>
      </w:rPr>
    </w:lvl>
  </w:abstractNum>
  <w:abstractNum w:abstractNumId="13" w15:restartNumberingAfterBreak="0">
    <w:nsid w:val="3CB35B89"/>
    <w:multiLevelType w:val="hybridMultilevel"/>
    <w:tmpl w:val="A3A6A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2F436E"/>
    <w:multiLevelType w:val="hybridMultilevel"/>
    <w:tmpl w:val="09FA1A42"/>
    <w:lvl w:ilvl="0" w:tplc="DBAE3DBC">
      <w:start w:val="1"/>
      <w:numFmt w:val="bullet"/>
      <w:lvlText w:val="-"/>
      <w:lvlJc w:val="left"/>
      <w:pPr>
        <w:ind w:left="720" w:hanging="360"/>
      </w:pPr>
      <w:rPr>
        <w:rFonts w:ascii="Calibri" w:eastAsiaTheme="minorHAns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5232D"/>
    <w:multiLevelType w:val="hybridMultilevel"/>
    <w:tmpl w:val="3E5E2B0C"/>
    <w:lvl w:ilvl="0" w:tplc="25F6B83A">
      <w:start w:val="1"/>
      <w:numFmt w:val="decimal"/>
      <w:lvlText w:val="NFR.%1"/>
      <w:lvlJc w:val="left"/>
      <w:pPr>
        <w:ind w:left="41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71B70"/>
    <w:multiLevelType w:val="hybridMultilevel"/>
    <w:tmpl w:val="AA8E8F50"/>
    <w:lvl w:ilvl="0" w:tplc="1FB260D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17163"/>
    <w:multiLevelType w:val="hybridMultilevel"/>
    <w:tmpl w:val="5E903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25464"/>
    <w:multiLevelType w:val="hybridMultilevel"/>
    <w:tmpl w:val="7418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D5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9D0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0B6A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883EB7"/>
    <w:multiLevelType w:val="hybridMultilevel"/>
    <w:tmpl w:val="7A56B796"/>
    <w:lvl w:ilvl="0" w:tplc="7B76DCC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81152"/>
    <w:multiLevelType w:val="multilevel"/>
    <w:tmpl w:val="0E02E40C"/>
    <w:styleLink w:val="Style2"/>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b/>
        <w:lang w:val="hy-AM"/>
      </w:rPr>
    </w:lvl>
    <w:lvl w:ilvl="2">
      <w:start w:val="1"/>
      <w:numFmt w:val="decimal"/>
      <w:lvlText w:val="%1.%2.%3."/>
      <w:lvlJc w:val="left"/>
      <w:pPr>
        <w:ind w:left="1224" w:hanging="504"/>
      </w:pPr>
      <w:rPr>
        <w:rFonts w:hint="default"/>
        <w:b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E2960A5"/>
    <w:multiLevelType w:val="hybridMultilevel"/>
    <w:tmpl w:val="E9FC13BC"/>
    <w:lvl w:ilvl="0" w:tplc="C3121BD4">
      <w:start w:val="1"/>
      <w:numFmt w:val="decimal"/>
      <w:lvlText w:val="GR.%1"/>
      <w:lvlJc w:val="left"/>
      <w:pPr>
        <w:ind w:left="4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5951B3"/>
    <w:multiLevelType w:val="multilevel"/>
    <w:tmpl w:val="0E02E40C"/>
    <w:numStyleLink w:val="Style2"/>
  </w:abstractNum>
  <w:abstractNum w:abstractNumId="26" w15:restartNumberingAfterBreak="0">
    <w:nsid w:val="7A1B32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B040C0F"/>
    <w:multiLevelType w:val="hybridMultilevel"/>
    <w:tmpl w:val="9E3624B2"/>
    <w:lvl w:ilvl="0" w:tplc="9D8EEA04">
      <w:numFmt w:val="bullet"/>
      <w:lvlText w:val="-"/>
      <w:lvlJc w:val="left"/>
      <w:pPr>
        <w:ind w:left="720" w:hanging="360"/>
      </w:pPr>
      <w:rPr>
        <w:rFonts w:ascii="Sylfaen" w:eastAsia="Times New Roman" w:hAnsi="Sylfaen"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701D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5"/>
  </w:num>
  <w:num w:numId="3">
    <w:abstractNumId w:val="2"/>
  </w:num>
  <w:num w:numId="4">
    <w:abstractNumId w:val="24"/>
  </w:num>
  <w:num w:numId="5">
    <w:abstractNumId w:val="15"/>
  </w:num>
  <w:num w:numId="6">
    <w:abstractNumId w:val="16"/>
  </w:num>
  <w:num w:numId="7">
    <w:abstractNumId w:val="27"/>
  </w:num>
  <w:num w:numId="8">
    <w:abstractNumId w:val="22"/>
  </w:num>
  <w:num w:numId="9">
    <w:abstractNumId w:val="14"/>
  </w:num>
  <w:num w:numId="10">
    <w:abstractNumId w:val="17"/>
  </w:num>
  <w:num w:numId="11">
    <w:abstractNumId w:val="9"/>
  </w:num>
  <w:num w:numId="12">
    <w:abstractNumId w:val="21"/>
  </w:num>
  <w:num w:numId="13">
    <w:abstractNumId w:val="19"/>
  </w:num>
  <w:num w:numId="14">
    <w:abstractNumId w:val="11"/>
  </w:num>
  <w:num w:numId="15">
    <w:abstractNumId w:val="28"/>
  </w:num>
  <w:num w:numId="16">
    <w:abstractNumId w:val="7"/>
  </w:num>
  <w:num w:numId="17">
    <w:abstractNumId w:val="20"/>
  </w:num>
  <w:num w:numId="18">
    <w:abstractNumId w:val="6"/>
  </w:num>
  <w:num w:numId="19">
    <w:abstractNumId w:val="1"/>
  </w:num>
  <w:num w:numId="20">
    <w:abstractNumId w:val="0"/>
  </w:num>
  <w:num w:numId="21">
    <w:abstractNumId w:val="13"/>
  </w:num>
  <w:num w:numId="22">
    <w:abstractNumId w:val="8"/>
  </w:num>
  <w:num w:numId="23">
    <w:abstractNumId w:val="18"/>
  </w:num>
  <w:num w:numId="24">
    <w:abstractNumId w:val="26"/>
  </w:num>
  <w:num w:numId="25">
    <w:abstractNumId w:val="10"/>
  </w:num>
  <w:num w:numId="26">
    <w:abstractNumId w:val="23"/>
  </w:num>
  <w:num w:numId="27">
    <w:abstractNumId w:val="25"/>
    <w:lvlOverride w:ilvl="1">
      <w:lvl w:ilvl="1">
        <w:start w:val="1"/>
        <w:numFmt w:val="decimal"/>
        <w:lvlText w:val="%1.%2."/>
        <w:lvlJc w:val="left"/>
        <w:pPr>
          <w:ind w:left="792" w:hanging="432"/>
        </w:pPr>
        <w:rPr>
          <w:rFonts w:hint="default"/>
          <w:b w:val="0"/>
          <w:lang w:val="hy-AM"/>
        </w:rPr>
      </w:lvl>
    </w:lvlOverride>
    <w:lvlOverride w:ilvl="3">
      <w:lvl w:ilvl="3">
        <w:start w:val="1"/>
        <w:numFmt w:val="decimal"/>
        <w:lvlText w:val="%1.%2.%3.%4."/>
        <w:lvlJc w:val="left"/>
        <w:pPr>
          <w:ind w:left="1728" w:hanging="648"/>
        </w:pPr>
        <w:rPr>
          <w:rFonts w:hint="default"/>
        </w:rPr>
      </w:lvl>
    </w:lvlOverride>
  </w:num>
  <w:num w:numId="28">
    <w:abstractNumId w:val="4"/>
  </w:num>
  <w:num w:numId="29">
    <w:abstractNumId w:val="3"/>
  </w:num>
  <w:num w:numId="30">
    <w:abstractNumId w:val="4"/>
  </w:num>
  <w:num w:numId="31">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pine Mayilyan">
    <w15:presenceInfo w15:providerId="AD" w15:userId="S-1-5-21-2484338047-610389186-776238403-2044"/>
  </w15:person>
  <w15:person w15:author="Arpine Harutyunyan">
    <w15:presenceInfo w15:providerId="AD" w15:userId="S-1-5-21-2484338047-610389186-776238403-11267"/>
  </w15:person>
  <w15:person w15:author="Ashot Abajyan">
    <w15:presenceInfo w15:providerId="AD" w15:userId="S-1-5-21-2943997608-406933975-3304974251-4488"/>
  </w15:person>
  <w15:person w15:author="Garnik Ohanyan">
    <w15:presenceInfo w15:providerId="None" w15:userId="Garnik Ohan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Formatting/>
  <w:defaultTabStop w:val="720"/>
  <w:hyphenationZone w:val="14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2FF"/>
    <w:rsid w:val="00000069"/>
    <w:rsid w:val="00000786"/>
    <w:rsid w:val="00002AD6"/>
    <w:rsid w:val="00004386"/>
    <w:rsid w:val="00004EF4"/>
    <w:rsid w:val="00005A33"/>
    <w:rsid w:val="000067B1"/>
    <w:rsid w:val="00006A54"/>
    <w:rsid w:val="000071CD"/>
    <w:rsid w:val="0001117F"/>
    <w:rsid w:val="00011EE4"/>
    <w:rsid w:val="000139E0"/>
    <w:rsid w:val="00014061"/>
    <w:rsid w:val="000147C2"/>
    <w:rsid w:val="00016FC2"/>
    <w:rsid w:val="00017889"/>
    <w:rsid w:val="00020B35"/>
    <w:rsid w:val="00020B4E"/>
    <w:rsid w:val="00021446"/>
    <w:rsid w:val="00021C66"/>
    <w:rsid w:val="00022885"/>
    <w:rsid w:val="000229B3"/>
    <w:rsid w:val="00023CD1"/>
    <w:rsid w:val="00024814"/>
    <w:rsid w:val="0002515D"/>
    <w:rsid w:val="00026C3E"/>
    <w:rsid w:val="00027716"/>
    <w:rsid w:val="0003105C"/>
    <w:rsid w:val="00031532"/>
    <w:rsid w:val="00031867"/>
    <w:rsid w:val="0003262B"/>
    <w:rsid w:val="0003355D"/>
    <w:rsid w:val="000336E2"/>
    <w:rsid w:val="0003499F"/>
    <w:rsid w:val="00034E12"/>
    <w:rsid w:val="00035B03"/>
    <w:rsid w:val="000372B5"/>
    <w:rsid w:val="00037794"/>
    <w:rsid w:val="0004154C"/>
    <w:rsid w:val="000415D3"/>
    <w:rsid w:val="00041E9A"/>
    <w:rsid w:val="00042BA4"/>
    <w:rsid w:val="00043C2A"/>
    <w:rsid w:val="00043F3B"/>
    <w:rsid w:val="00044498"/>
    <w:rsid w:val="00045F0D"/>
    <w:rsid w:val="00045F8A"/>
    <w:rsid w:val="0004667B"/>
    <w:rsid w:val="00046E95"/>
    <w:rsid w:val="0004705B"/>
    <w:rsid w:val="000478B2"/>
    <w:rsid w:val="00050FFE"/>
    <w:rsid w:val="00054B07"/>
    <w:rsid w:val="000552BA"/>
    <w:rsid w:val="00055752"/>
    <w:rsid w:val="00056679"/>
    <w:rsid w:val="00056E0B"/>
    <w:rsid w:val="00057579"/>
    <w:rsid w:val="00060D77"/>
    <w:rsid w:val="00060ECC"/>
    <w:rsid w:val="0006187F"/>
    <w:rsid w:val="000618F8"/>
    <w:rsid w:val="00061B1A"/>
    <w:rsid w:val="00063CF6"/>
    <w:rsid w:val="00063DDE"/>
    <w:rsid w:val="00064C3C"/>
    <w:rsid w:val="00065BBA"/>
    <w:rsid w:val="0006696F"/>
    <w:rsid w:val="00067824"/>
    <w:rsid w:val="000701B4"/>
    <w:rsid w:val="00071149"/>
    <w:rsid w:val="00071284"/>
    <w:rsid w:val="0007155A"/>
    <w:rsid w:val="00071ACD"/>
    <w:rsid w:val="00073F5B"/>
    <w:rsid w:val="000746BD"/>
    <w:rsid w:val="000757B2"/>
    <w:rsid w:val="00075C98"/>
    <w:rsid w:val="00075EAD"/>
    <w:rsid w:val="00077A67"/>
    <w:rsid w:val="000815F2"/>
    <w:rsid w:val="000819B2"/>
    <w:rsid w:val="000833F6"/>
    <w:rsid w:val="00083892"/>
    <w:rsid w:val="00083BE5"/>
    <w:rsid w:val="00085673"/>
    <w:rsid w:val="00086EA2"/>
    <w:rsid w:val="0008751B"/>
    <w:rsid w:val="000902A8"/>
    <w:rsid w:val="000909BA"/>
    <w:rsid w:val="00090F08"/>
    <w:rsid w:val="000911FE"/>
    <w:rsid w:val="000914CD"/>
    <w:rsid w:val="0009164F"/>
    <w:rsid w:val="000916AA"/>
    <w:rsid w:val="0009254F"/>
    <w:rsid w:val="00093D92"/>
    <w:rsid w:val="00094201"/>
    <w:rsid w:val="00094363"/>
    <w:rsid w:val="00094CB6"/>
    <w:rsid w:val="00094F83"/>
    <w:rsid w:val="0009516C"/>
    <w:rsid w:val="00095D1A"/>
    <w:rsid w:val="000963B2"/>
    <w:rsid w:val="000970BD"/>
    <w:rsid w:val="00097556"/>
    <w:rsid w:val="000A02C2"/>
    <w:rsid w:val="000A02F0"/>
    <w:rsid w:val="000A17FD"/>
    <w:rsid w:val="000A22A4"/>
    <w:rsid w:val="000A2C65"/>
    <w:rsid w:val="000A38FA"/>
    <w:rsid w:val="000A513E"/>
    <w:rsid w:val="000A5293"/>
    <w:rsid w:val="000A5A81"/>
    <w:rsid w:val="000A7FFD"/>
    <w:rsid w:val="000B0B37"/>
    <w:rsid w:val="000B13F9"/>
    <w:rsid w:val="000B1DD1"/>
    <w:rsid w:val="000B2290"/>
    <w:rsid w:val="000B42A6"/>
    <w:rsid w:val="000B5082"/>
    <w:rsid w:val="000B64BA"/>
    <w:rsid w:val="000B6EA4"/>
    <w:rsid w:val="000C0689"/>
    <w:rsid w:val="000C3A11"/>
    <w:rsid w:val="000C40DE"/>
    <w:rsid w:val="000C417B"/>
    <w:rsid w:val="000C6E29"/>
    <w:rsid w:val="000C7284"/>
    <w:rsid w:val="000C780B"/>
    <w:rsid w:val="000D0720"/>
    <w:rsid w:val="000D0E26"/>
    <w:rsid w:val="000D23CE"/>
    <w:rsid w:val="000D2B82"/>
    <w:rsid w:val="000D3854"/>
    <w:rsid w:val="000D3FAE"/>
    <w:rsid w:val="000D43C5"/>
    <w:rsid w:val="000D493E"/>
    <w:rsid w:val="000D58F2"/>
    <w:rsid w:val="000D5D12"/>
    <w:rsid w:val="000E0088"/>
    <w:rsid w:val="000E070B"/>
    <w:rsid w:val="000E1C64"/>
    <w:rsid w:val="000E286C"/>
    <w:rsid w:val="000E4163"/>
    <w:rsid w:val="000E4990"/>
    <w:rsid w:val="000E52EB"/>
    <w:rsid w:val="000E5691"/>
    <w:rsid w:val="000E5AD9"/>
    <w:rsid w:val="000E5E54"/>
    <w:rsid w:val="000E64EB"/>
    <w:rsid w:val="000E6976"/>
    <w:rsid w:val="000E6A55"/>
    <w:rsid w:val="000F00E3"/>
    <w:rsid w:val="000F0338"/>
    <w:rsid w:val="000F14FC"/>
    <w:rsid w:val="000F18CC"/>
    <w:rsid w:val="000F1F8E"/>
    <w:rsid w:val="000F2311"/>
    <w:rsid w:val="000F2F20"/>
    <w:rsid w:val="000F31E6"/>
    <w:rsid w:val="000F35E0"/>
    <w:rsid w:val="000F5766"/>
    <w:rsid w:val="000F64F7"/>
    <w:rsid w:val="000F6F5E"/>
    <w:rsid w:val="000F723A"/>
    <w:rsid w:val="000F72CF"/>
    <w:rsid w:val="000F7FA0"/>
    <w:rsid w:val="001005B8"/>
    <w:rsid w:val="00100EBC"/>
    <w:rsid w:val="00101209"/>
    <w:rsid w:val="001012B8"/>
    <w:rsid w:val="001045B4"/>
    <w:rsid w:val="00104D58"/>
    <w:rsid w:val="00105A68"/>
    <w:rsid w:val="00106627"/>
    <w:rsid w:val="0010695B"/>
    <w:rsid w:val="00107563"/>
    <w:rsid w:val="001110D7"/>
    <w:rsid w:val="00111C26"/>
    <w:rsid w:val="001130E3"/>
    <w:rsid w:val="00113131"/>
    <w:rsid w:val="0011437E"/>
    <w:rsid w:val="0011488D"/>
    <w:rsid w:val="00114C36"/>
    <w:rsid w:val="00115A67"/>
    <w:rsid w:val="00115ADC"/>
    <w:rsid w:val="001173F6"/>
    <w:rsid w:val="0011744E"/>
    <w:rsid w:val="00117485"/>
    <w:rsid w:val="0011753B"/>
    <w:rsid w:val="00117990"/>
    <w:rsid w:val="0012068E"/>
    <w:rsid w:val="00121DD3"/>
    <w:rsid w:val="001226B1"/>
    <w:rsid w:val="001238FC"/>
    <w:rsid w:val="00123FF5"/>
    <w:rsid w:val="0012567F"/>
    <w:rsid w:val="00125692"/>
    <w:rsid w:val="00126D25"/>
    <w:rsid w:val="00126D44"/>
    <w:rsid w:val="001274A2"/>
    <w:rsid w:val="001302A7"/>
    <w:rsid w:val="001307DD"/>
    <w:rsid w:val="0013353B"/>
    <w:rsid w:val="00133E91"/>
    <w:rsid w:val="00137B17"/>
    <w:rsid w:val="00137F59"/>
    <w:rsid w:val="001403A7"/>
    <w:rsid w:val="00140643"/>
    <w:rsid w:val="001420FC"/>
    <w:rsid w:val="00143DF7"/>
    <w:rsid w:val="00144156"/>
    <w:rsid w:val="0014437E"/>
    <w:rsid w:val="00144E41"/>
    <w:rsid w:val="0014704B"/>
    <w:rsid w:val="00151655"/>
    <w:rsid w:val="00152C7F"/>
    <w:rsid w:val="00154515"/>
    <w:rsid w:val="001567CE"/>
    <w:rsid w:val="0016034D"/>
    <w:rsid w:val="00162161"/>
    <w:rsid w:val="001653DD"/>
    <w:rsid w:val="001660D8"/>
    <w:rsid w:val="00166132"/>
    <w:rsid w:val="0016627B"/>
    <w:rsid w:val="00167342"/>
    <w:rsid w:val="0017165B"/>
    <w:rsid w:val="00171902"/>
    <w:rsid w:val="00172D74"/>
    <w:rsid w:val="001733F6"/>
    <w:rsid w:val="00174DE7"/>
    <w:rsid w:val="00175043"/>
    <w:rsid w:val="00175448"/>
    <w:rsid w:val="00175745"/>
    <w:rsid w:val="0017647D"/>
    <w:rsid w:val="00181D5A"/>
    <w:rsid w:val="00181DC6"/>
    <w:rsid w:val="0018246D"/>
    <w:rsid w:val="00182966"/>
    <w:rsid w:val="00184827"/>
    <w:rsid w:val="0018539D"/>
    <w:rsid w:val="001870F2"/>
    <w:rsid w:val="0018749C"/>
    <w:rsid w:val="00187975"/>
    <w:rsid w:val="001905F2"/>
    <w:rsid w:val="0019267F"/>
    <w:rsid w:val="0019295E"/>
    <w:rsid w:val="00194308"/>
    <w:rsid w:val="00194431"/>
    <w:rsid w:val="00194875"/>
    <w:rsid w:val="00194A54"/>
    <w:rsid w:val="0019565F"/>
    <w:rsid w:val="00195CCB"/>
    <w:rsid w:val="00195D89"/>
    <w:rsid w:val="0019666A"/>
    <w:rsid w:val="001970AC"/>
    <w:rsid w:val="001974AC"/>
    <w:rsid w:val="0019794B"/>
    <w:rsid w:val="001A0275"/>
    <w:rsid w:val="001A5B71"/>
    <w:rsid w:val="001A6833"/>
    <w:rsid w:val="001A6D78"/>
    <w:rsid w:val="001B02C5"/>
    <w:rsid w:val="001B2AD8"/>
    <w:rsid w:val="001B33DC"/>
    <w:rsid w:val="001B4371"/>
    <w:rsid w:val="001B5E0A"/>
    <w:rsid w:val="001B6159"/>
    <w:rsid w:val="001B61D9"/>
    <w:rsid w:val="001B66C9"/>
    <w:rsid w:val="001B6E99"/>
    <w:rsid w:val="001C1E6B"/>
    <w:rsid w:val="001C245D"/>
    <w:rsid w:val="001C2554"/>
    <w:rsid w:val="001C31D4"/>
    <w:rsid w:val="001C4778"/>
    <w:rsid w:val="001C4A13"/>
    <w:rsid w:val="001C6530"/>
    <w:rsid w:val="001C6CFD"/>
    <w:rsid w:val="001C7015"/>
    <w:rsid w:val="001C7A5D"/>
    <w:rsid w:val="001D0BDA"/>
    <w:rsid w:val="001D0F18"/>
    <w:rsid w:val="001D1309"/>
    <w:rsid w:val="001D1A16"/>
    <w:rsid w:val="001D2856"/>
    <w:rsid w:val="001D35C1"/>
    <w:rsid w:val="001D3701"/>
    <w:rsid w:val="001D4382"/>
    <w:rsid w:val="001D43C4"/>
    <w:rsid w:val="001D45F9"/>
    <w:rsid w:val="001D481D"/>
    <w:rsid w:val="001D4E34"/>
    <w:rsid w:val="001D71CD"/>
    <w:rsid w:val="001D72D0"/>
    <w:rsid w:val="001D78D1"/>
    <w:rsid w:val="001D7C88"/>
    <w:rsid w:val="001E0F43"/>
    <w:rsid w:val="001E15C1"/>
    <w:rsid w:val="001E17B6"/>
    <w:rsid w:val="001E1C9F"/>
    <w:rsid w:val="001E247E"/>
    <w:rsid w:val="001E4539"/>
    <w:rsid w:val="001E453F"/>
    <w:rsid w:val="001E4E2D"/>
    <w:rsid w:val="001E5225"/>
    <w:rsid w:val="001E535B"/>
    <w:rsid w:val="001E54DF"/>
    <w:rsid w:val="001E596B"/>
    <w:rsid w:val="001E5988"/>
    <w:rsid w:val="001E7EC9"/>
    <w:rsid w:val="001F1E6C"/>
    <w:rsid w:val="001F1E72"/>
    <w:rsid w:val="001F3722"/>
    <w:rsid w:val="001F4411"/>
    <w:rsid w:val="001F668C"/>
    <w:rsid w:val="002002B6"/>
    <w:rsid w:val="0020146D"/>
    <w:rsid w:val="0020161E"/>
    <w:rsid w:val="002018E6"/>
    <w:rsid w:val="00202F3A"/>
    <w:rsid w:val="00203B8A"/>
    <w:rsid w:val="0020422E"/>
    <w:rsid w:val="00204A50"/>
    <w:rsid w:val="00205FEB"/>
    <w:rsid w:val="002064F6"/>
    <w:rsid w:val="00206EC0"/>
    <w:rsid w:val="00207219"/>
    <w:rsid w:val="00210D8C"/>
    <w:rsid w:val="0021107A"/>
    <w:rsid w:val="00211C73"/>
    <w:rsid w:val="00211E83"/>
    <w:rsid w:val="002121B5"/>
    <w:rsid w:val="002141B3"/>
    <w:rsid w:val="00215356"/>
    <w:rsid w:val="00217073"/>
    <w:rsid w:val="002176BE"/>
    <w:rsid w:val="002179F9"/>
    <w:rsid w:val="002206C4"/>
    <w:rsid w:val="00220775"/>
    <w:rsid w:val="00220B8C"/>
    <w:rsid w:val="002218A6"/>
    <w:rsid w:val="002221E1"/>
    <w:rsid w:val="0022230F"/>
    <w:rsid w:val="00224336"/>
    <w:rsid w:val="00224C1A"/>
    <w:rsid w:val="00224C68"/>
    <w:rsid w:val="0022546C"/>
    <w:rsid w:val="00225816"/>
    <w:rsid w:val="002263E8"/>
    <w:rsid w:val="00226E8E"/>
    <w:rsid w:val="0022719A"/>
    <w:rsid w:val="00227CA6"/>
    <w:rsid w:val="002313FF"/>
    <w:rsid w:val="002315C6"/>
    <w:rsid w:val="002319E4"/>
    <w:rsid w:val="00231FFE"/>
    <w:rsid w:val="0023360B"/>
    <w:rsid w:val="00233FEF"/>
    <w:rsid w:val="002346BE"/>
    <w:rsid w:val="00235835"/>
    <w:rsid w:val="0023698D"/>
    <w:rsid w:val="00240906"/>
    <w:rsid w:val="00240DC4"/>
    <w:rsid w:val="00241269"/>
    <w:rsid w:val="00242F13"/>
    <w:rsid w:val="00245778"/>
    <w:rsid w:val="00246976"/>
    <w:rsid w:val="00246D16"/>
    <w:rsid w:val="00246F18"/>
    <w:rsid w:val="002509C2"/>
    <w:rsid w:val="002510B9"/>
    <w:rsid w:val="00251C72"/>
    <w:rsid w:val="00253618"/>
    <w:rsid w:val="0025382C"/>
    <w:rsid w:val="00253B73"/>
    <w:rsid w:val="00254409"/>
    <w:rsid w:val="0025632F"/>
    <w:rsid w:val="00256688"/>
    <w:rsid w:val="00256A1D"/>
    <w:rsid w:val="00261C83"/>
    <w:rsid w:val="0026270E"/>
    <w:rsid w:val="002651DE"/>
    <w:rsid w:val="0026715A"/>
    <w:rsid w:val="00267207"/>
    <w:rsid w:val="00267349"/>
    <w:rsid w:val="00270BB0"/>
    <w:rsid w:val="00270BDA"/>
    <w:rsid w:val="00271390"/>
    <w:rsid w:val="00271B36"/>
    <w:rsid w:val="00271FB8"/>
    <w:rsid w:val="00272052"/>
    <w:rsid w:val="0027235A"/>
    <w:rsid w:val="002724FC"/>
    <w:rsid w:val="00272DF2"/>
    <w:rsid w:val="00273B3E"/>
    <w:rsid w:val="00274203"/>
    <w:rsid w:val="00274A3E"/>
    <w:rsid w:val="00274BB9"/>
    <w:rsid w:val="00275174"/>
    <w:rsid w:val="00275DE9"/>
    <w:rsid w:val="00276081"/>
    <w:rsid w:val="0027694A"/>
    <w:rsid w:val="002778F0"/>
    <w:rsid w:val="00277AC2"/>
    <w:rsid w:val="00277FC5"/>
    <w:rsid w:val="00280321"/>
    <w:rsid w:val="0028054D"/>
    <w:rsid w:val="0028102E"/>
    <w:rsid w:val="00281158"/>
    <w:rsid w:val="002814A6"/>
    <w:rsid w:val="002831EF"/>
    <w:rsid w:val="00285A4C"/>
    <w:rsid w:val="00286F5B"/>
    <w:rsid w:val="002909B2"/>
    <w:rsid w:val="00292372"/>
    <w:rsid w:val="00292841"/>
    <w:rsid w:val="002928F2"/>
    <w:rsid w:val="002943D3"/>
    <w:rsid w:val="00294EDA"/>
    <w:rsid w:val="00295DFB"/>
    <w:rsid w:val="00296000"/>
    <w:rsid w:val="00296900"/>
    <w:rsid w:val="00297178"/>
    <w:rsid w:val="00297AC9"/>
    <w:rsid w:val="002A2AA3"/>
    <w:rsid w:val="002A2BE4"/>
    <w:rsid w:val="002A2F2B"/>
    <w:rsid w:val="002A3207"/>
    <w:rsid w:val="002A332A"/>
    <w:rsid w:val="002A4DF9"/>
    <w:rsid w:val="002A6DA7"/>
    <w:rsid w:val="002A7494"/>
    <w:rsid w:val="002A7E93"/>
    <w:rsid w:val="002B0ACD"/>
    <w:rsid w:val="002B16ED"/>
    <w:rsid w:val="002B25BC"/>
    <w:rsid w:val="002B26AB"/>
    <w:rsid w:val="002B270F"/>
    <w:rsid w:val="002B2F90"/>
    <w:rsid w:val="002B45CA"/>
    <w:rsid w:val="002B5326"/>
    <w:rsid w:val="002B58FC"/>
    <w:rsid w:val="002B631E"/>
    <w:rsid w:val="002B6BE8"/>
    <w:rsid w:val="002B6E6C"/>
    <w:rsid w:val="002B7380"/>
    <w:rsid w:val="002C0F8A"/>
    <w:rsid w:val="002C128B"/>
    <w:rsid w:val="002C1B18"/>
    <w:rsid w:val="002C2ABA"/>
    <w:rsid w:val="002C3AAA"/>
    <w:rsid w:val="002C3FA1"/>
    <w:rsid w:val="002C402E"/>
    <w:rsid w:val="002C4E79"/>
    <w:rsid w:val="002C5A44"/>
    <w:rsid w:val="002C6C61"/>
    <w:rsid w:val="002C7915"/>
    <w:rsid w:val="002C7BFA"/>
    <w:rsid w:val="002D01A1"/>
    <w:rsid w:val="002D0557"/>
    <w:rsid w:val="002D18C9"/>
    <w:rsid w:val="002D2979"/>
    <w:rsid w:val="002D2DD4"/>
    <w:rsid w:val="002D3501"/>
    <w:rsid w:val="002D4A13"/>
    <w:rsid w:val="002D4EEF"/>
    <w:rsid w:val="002D743A"/>
    <w:rsid w:val="002D792E"/>
    <w:rsid w:val="002E0171"/>
    <w:rsid w:val="002E0702"/>
    <w:rsid w:val="002E0CB9"/>
    <w:rsid w:val="002E2251"/>
    <w:rsid w:val="002E2856"/>
    <w:rsid w:val="002E46CE"/>
    <w:rsid w:val="002E6612"/>
    <w:rsid w:val="002E6966"/>
    <w:rsid w:val="002E6BD6"/>
    <w:rsid w:val="002E78A5"/>
    <w:rsid w:val="002E7EA3"/>
    <w:rsid w:val="002F08D8"/>
    <w:rsid w:val="002F19B0"/>
    <w:rsid w:val="002F1DBF"/>
    <w:rsid w:val="002F358E"/>
    <w:rsid w:val="002F3631"/>
    <w:rsid w:val="002F3CD4"/>
    <w:rsid w:val="002F3E48"/>
    <w:rsid w:val="002F410F"/>
    <w:rsid w:val="002F4F64"/>
    <w:rsid w:val="002F4FC1"/>
    <w:rsid w:val="002F5573"/>
    <w:rsid w:val="002F60DB"/>
    <w:rsid w:val="002F6E3E"/>
    <w:rsid w:val="00300495"/>
    <w:rsid w:val="00300912"/>
    <w:rsid w:val="0030132F"/>
    <w:rsid w:val="00303969"/>
    <w:rsid w:val="00305A02"/>
    <w:rsid w:val="00305ED1"/>
    <w:rsid w:val="003105C0"/>
    <w:rsid w:val="0031073C"/>
    <w:rsid w:val="00311C37"/>
    <w:rsid w:val="00311FC1"/>
    <w:rsid w:val="00312468"/>
    <w:rsid w:val="00312D14"/>
    <w:rsid w:val="00314E2B"/>
    <w:rsid w:val="0031536F"/>
    <w:rsid w:val="00315FD1"/>
    <w:rsid w:val="00316C8F"/>
    <w:rsid w:val="003170D1"/>
    <w:rsid w:val="003172E7"/>
    <w:rsid w:val="00317565"/>
    <w:rsid w:val="00317E66"/>
    <w:rsid w:val="003202E7"/>
    <w:rsid w:val="00320693"/>
    <w:rsid w:val="00320947"/>
    <w:rsid w:val="003213BD"/>
    <w:rsid w:val="00321D5B"/>
    <w:rsid w:val="00322159"/>
    <w:rsid w:val="003251C8"/>
    <w:rsid w:val="00326730"/>
    <w:rsid w:val="00327115"/>
    <w:rsid w:val="00327571"/>
    <w:rsid w:val="00332B5C"/>
    <w:rsid w:val="00332BE6"/>
    <w:rsid w:val="00333215"/>
    <w:rsid w:val="00333FFA"/>
    <w:rsid w:val="00334877"/>
    <w:rsid w:val="00335402"/>
    <w:rsid w:val="00336912"/>
    <w:rsid w:val="00340AA1"/>
    <w:rsid w:val="0034237B"/>
    <w:rsid w:val="003425D5"/>
    <w:rsid w:val="003428F0"/>
    <w:rsid w:val="003447EA"/>
    <w:rsid w:val="0034490C"/>
    <w:rsid w:val="00344E1D"/>
    <w:rsid w:val="00344E35"/>
    <w:rsid w:val="00344F01"/>
    <w:rsid w:val="003452D0"/>
    <w:rsid w:val="0034691C"/>
    <w:rsid w:val="003472B0"/>
    <w:rsid w:val="00347952"/>
    <w:rsid w:val="00347B1E"/>
    <w:rsid w:val="00347E83"/>
    <w:rsid w:val="00350E4B"/>
    <w:rsid w:val="00351869"/>
    <w:rsid w:val="00352715"/>
    <w:rsid w:val="00352DC9"/>
    <w:rsid w:val="0035395B"/>
    <w:rsid w:val="003540C9"/>
    <w:rsid w:val="003552EB"/>
    <w:rsid w:val="00356A16"/>
    <w:rsid w:val="003608F1"/>
    <w:rsid w:val="00361246"/>
    <w:rsid w:val="00361C85"/>
    <w:rsid w:val="00363193"/>
    <w:rsid w:val="0036618E"/>
    <w:rsid w:val="003662DB"/>
    <w:rsid w:val="00370F6F"/>
    <w:rsid w:val="003717A6"/>
    <w:rsid w:val="0037421C"/>
    <w:rsid w:val="003747EB"/>
    <w:rsid w:val="00374892"/>
    <w:rsid w:val="0037505F"/>
    <w:rsid w:val="0037798E"/>
    <w:rsid w:val="00377CA7"/>
    <w:rsid w:val="00380C9C"/>
    <w:rsid w:val="00380D46"/>
    <w:rsid w:val="00382746"/>
    <w:rsid w:val="0038282C"/>
    <w:rsid w:val="00383DA0"/>
    <w:rsid w:val="003849AD"/>
    <w:rsid w:val="00385172"/>
    <w:rsid w:val="003853A6"/>
    <w:rsid w:val="0038601D"/>
    <w:rsid w:val="0038650B"/>
    <w:rsid w:val="00387249"/>
    <w:rsid w:val="00387DB6"/>
    <w:rsid w:val="003903AF"/>
    <w:rsid w:val="00390D99"/>
    <w:rsid w:val="0039119F"/>
    <w:rsid w:val="00391970"/>
    <w:rsid w:val="00391DEE"/>
    <w:rsid w:val="00391FA0"/>
    <w:rsid w:val="00392D42"/>
    <w:rsid w:val="00392D6A"/>
    <w:rsid w:val="00392FCD"/>
    <w:rsid w:val="00393820"/>
    <w:rsid w:val="00394621"/>
    <w:rsid w:val="00394C28"/>
    <w:rsid w:val="003A098A"/>
    <w:rsid w:val="003A0EC4"/>
    <w:rsid w:val="003A107B"/>
    <w:rsid w:val="003A1A73"/>
    <w:rsid w:val="003A1F1C"/>
    <w:rsid w:val="003A1F76"/>
    <w:rsid w:val="003A2BA2"/>
    <w:rsid w:val="003A3776"/>
    <w:rsid w:val="003A4468"/>
    <w:rsid w:val="003A470B"/>
    <w:rsid w:val="003A5863"/>
    <w:rsid w:val="003A6108"/>
    <w:rsid w:val="003A70B1"/>
    <w:rsid w:val="003A7D8C"/>
    <w:rsid w:val="003B0671"/>
    <w:rsid w:val="003B17F5"/>
    <w:rsid w:val="003B1991"/>
    <w:rsid w:val="003B1ACF"/>
    <w:rsid w:val="003B23D2"/>
    <w:rsid w:val="003B28CD"/>
    <w:rsid w:val="003B2B5C"/>
    <w:rsid w:val="003B32C5"/>
    <w:rsid w:val="003B3C8E"/>
    <w:rsid w:val="003B458D"/>
    <w:rsid w:val="003B602E"/>
    <w:rsid w:val="003B6212"/>
    <w:rsid w:val="003B785D"/>
    <w:rsid w:val="003C005D"/>
    <w:rsid w:val="003C05B0"/>
    <w:rsid w:val="003C092B"/>
    <w:rsid w:val="003C107B"/>
    <w:rsid w:val="003C148F"/>
    <w:rsid w:val="003C16F6"/>
    <w:rsid w:val="003C1B9C"/>
    <w:rsid w:val="003C30FB"/>
    <w:rsid w:val="003C37E0"/>
    <w:rsid w:val="003C3A57"/>
    <w:rsid w:val="003C43EC"/>
    <w:rsid w:val="003C4B8E"/>
    <w:rsid w:val="003C5B27"/>
    <w:rsid w:val="003C6E92"/>
    <w:rsid w:val="003C73AD"/>
    <w:rsid w:val="003C7B91"/>
    <w:rsid w:val="003C7D3D"/>
    <w:rsid w:val="003D0262"/>
    <w:rsid w:val="003D09D1"/>
    <w:rsid w:val="003D0BC5"/>
    <w:rsid w:val="003D3872"/>
    <w:rsid w:val="003D3C5E"/>
    <w:rsid w:val="003D3E03"/>
    <w:rsid w:val="003D4DBD"/>
    <w:rsid w:val="003E071D"/>
    <w:rsid w:val="003E0798"/>
    <w:rsid w:val="003E0863"/>
    <w:rsid w:val="003E0A3B"/>
    <w:rsid w:val="003E3D50"/>
    <w:rsid w:val="003E412A"/>
    <w:rsid w:val="003E48AB"/>
    <w:rsid w:val="003E4988"/>
    <w:rsid w:val="003E5430"/>
    <w:rsid w:val="003E5B4F"/>
    <w:rsid w:val="003E7991"/>
    <w:rsid w:val="003F0605"/>
    <w:rsid w:val="003F0A12"/>
    <w:rsid w:val="003F31BE"/>
    <w:rsid w:val="003F32EB"/>
    <w:rsid w:val="003F383E"/>
    <w:rsid w:val="003F4192"/>
    <w:rsid w:val="003F41F4"/>
    <w:rsid w:val="003F6DC9"/>
    <w:rsid w:val="003F73E1"/>
    <w:rsid w:val="00400EFB"/>
    <w:rsid w:val="00401066"/>
    <w:rsid w:val="0040111F"/>
    <w:rsid w:val="00402A90"/>
    <w:rsid w:val="00403724"/>
    <w:rsid w:val="00403DE5"/>
    <w:rsid w:val="00405A73"/>
    <w:rsid w:val="00405CB0"/>
    <w:rsid w:val="004101BD"/>
    <w:rsid w:val="00411344"/>
    <w:rsid w:val="004136FA"/>
    <w:rsid w:val="004151DF"/>
    <w:rsid w:val="00415F4B"/>
    <w:rsid w:val="004160BB"/>
    <w:rsid w:val="00416718"/>
    <w:rsid w:val="00417224"/>
    <w:rsid w:val="00422AD4"/>
    <w:rsid w:val="00422F10"/>
    <w:rsid w:val="004232A0"/>
    <w:rsid w:val="004248F9"/>
    <w:rsid w:val="004250DD"/>
    <w:rsid w:val="00425108"/>
    <w:rsid w:val="00425197"/>
    <w:rsid w:val="00426F23"/>
    <w:rsid w:val="00430F27"/>
    <w:rsid w:val="004310A4"/>
    <w:rsid w:val="00431967"/>
    <w:rsid w:val="00433D82"/>
    <w:rsid w:val="00434C5B"/>
    <w:rsid w:val="004370CC"/>
    <w:rsid w:val="00437BD3"/>
    <w:rsid w:val="00437E2F"/>
    <w:rsid w:val="004413A3"/>
    <w:rsid w:val="0044160C"/>
    <w:rsid w:val="00442330"/>
    <w:rsid w:val="0044419D"/>
    <w:rsid w:val="00444954"/>
    <w:rsid w:val="004458FC"/>
    <w:rsid w:val="00446EAB"/>
    <w:rsid w:val="004471AF"/>
    <w:rsid w:val="0045028E"/>
    <w:rsid w:val="00450796"/>
    <w:rsid w:val="00450F9E"/>
    <w:rsid w:val="004516AB"/>
    <w:rsid w:val="00451C15"/>
    <w:rsid w:val="004533CD"/>
    <w:rsid w:val="00454414"/>
    <w:rsid w:val="0045797D"/>
    <w:rsid w:val="00460391"/>
    <w:rsid w:val="00460B43"/>
    <w:rsid w:val="00461078"/>
    <w:rsid w:val="004630F8"/>
    <w:rsid w:val="004652AD"/>
    <w:rsid w:val="004656D5"/>
    <w:rsid w:val="004708A7"/>
    <w:rsid w:val="0047127F"/>
    <w:rsid w:val="00472ECA"/>
    <w:rsid w:val="00474070"/>
    <w:rsid w:val="00477A08"/>
    <w:rsid w:val="004801C4"/>
    <w:rsid w:val="004807DD"/>
    <w:rsid w:val="004816A4"/>
    <w:rsid w:val="00481DCB"/>
    <w:rsid w:val="00482D48"/>
    <w:rsid w:val="004844BE"/>
    <w:rsid w:val="00484B89"/>
    <w:rsid w:val="0048713E"/>
    <w:rsid w:val="0049050B"/>
    <w:rsid w:val="00491275"/>
    <w:rsid w:val="0049172A"/>
    <w:rsid w:val="00491CAE"/>
    <w:rsid w:val="00492164"/>
    <w:rsid w:val="00493118"/>
    <w:rsid w:val="0049314D"/>
    <w:rsid w:val="004936C0"/>
    <w:rsid w:val="004967BF"/>
    <w:rsid w:val="00496835"/>
    <w:rsid w:val="004978F5"/>
    <w:rsid w:val="004A09A4"/>
    <w:rsid w:val="004A2F7B"/>
    <w:rsid w:val="004A4FCB"/>
    <w:rsid w:val="004A5A16"/>
    <w:rsid w:val="004A703A"/>
    <w:rsid w:val="004B0F63"/>
    <w:rsid w:val="004B1C76"/>
    <w:rsid w:val="004B287C"/>
    <w:rsid w:val="004B342B"/>
    <w:rsid w:val="004B360A"/>
    <w:rsid w:val="004B5345"/>
    <w:rsid w:val="004B5978"/>
    <w:rsid w:val="004B673D"/>
    <w:rsid w:val="004B691E"/>
    <w:rsid w:val="004B7056"/>
    <w:rsid w:val="004B717D"/>
    <w:rsid w:val="004C0495"/>
    <w:rsid w:val="004C08DA"/>
    <w:rsid w:val="004C1146"/>
    <w:rsid w:val="004C145C"/>
    <w:rsid w:val="004C2131"/>
    <w:rsid w:val="004C21D0"/>
    <w:rsid w:val="004C375F"/>
    <w:rsid w:val="004C4DFB"/>
    <w:rsid w:val="004C5B21"/>
    <w:rsid w:val="004C5F80"/>
    <w:rsid w:val="004C7AFA"/>
    <w:rsid w:val="004D007D"/>
    <w:rsid w:val="004D144C"/>
    <w:rsid w:val="004D1C7A"/>
    <w:rsid w:val="004D2B68"/>
    <w:rsid w:val="004D310C"/>
    <w:rsid w:val="004D43F3"/>
    <w:rsid w:val="004D4F63"/>
    <w:rsid w:val="004D5401"/>
    <w:rsid w:val="004D787B"/>
    <w:rsid w:val="004D7AFD"/>
    <w:rsid w:val="004E02DA"/>
    <w:rsid w:val="004E0395"/>
    <w:rsid w:val="004E1E52"/>
    <w:rsid w:val="004E2956"/>
    <w:rsid w:val="004E3802"/>
    <w:rsid w:val="004E4076"/>
    <w:rsid w:val="004E4381"/>
    <w:rsid w:val="004E44AF"/>
    <w:rsid w:val="004E47E9"/>
    <w:rsid w:val="004E73FF"/>
    <w:rsid w:val="004E7622"/>
    <w:rsid w:val="004E779A"/>
    <w:rsid w:val="004E7F67"/>
    <w:rsid w:val="004F02DB"/>
    <w:rsid w:val="004F0306"/>
    <w:rsid w:val="004F0BCA"/>
    <w:rsid w:val="004F178E"/>
    <w:rsid w:val="004F1E4F"/>
    <w:rsid w:val="004F2AA7"/>
    <w:rsid w:val="004F3CF0"/>
    <w:rsid w:val="004F5C8B"/>
    <w:rsid w:val="004F6D00"/>
    <w:rsid w:val="00500832"/>
    <w:rsid w:val="00500E6E"/>
    <w:rsid w:val="005017FA"/>
    <w:rsid w:val="005023E9"/>
    <w:rsid w:val="0050283F"/>
    <w:rsid w:val="00502DC2"/>
    <w:rsid w:val="0050345D"/>
    <w:rsid w:val="0050372F"/>
    <w:rsid w:val="00504D65"/>
    <w:rsid w:val="00505679"/>
    <w:rsid w:val="00505F50"/>
    <w:rsid w:val="0050662F"/>
    <w:rsid w:val="00506CEB"/>
    <w:rsid w:val="005077BB"/>
    <w:rsid w:val="00507DD0"/>
    <w:rsid w:val="00507E79"/>
    <w:rsid w:val="0051136F"/>
    <w:rsid w:val="00511CDA"/>
    <w:rsid w:val="00512CB3"/>
    <w:rsid w:val="00513506"/>
    <w:rsid w:val="0051377A"/>
    <w:rsid w:val="00513CC9"/>
    <w:rsid w:val="00514C30"/>
    <w:rsid w:val="005154B9"/>
    <w:rsid w:val="00515AC5"/>
    <w:rsid w:val="00516F97"/>
    <w:rsid w:val="005177B8"/>
    <w:rsid w:val="005177CC"/>
    <w:rsid w:val="005205A1"/>
    <w:rsid w:val="00520687"/>
    <w:rsid w:val="0052103C"/>
    <w:rsid w:val="005217FE"/>
    <w:rsid w:val="00521DEF"/>
    <w:rsid w:val="0052429E"/>
    <w:rsid w:val="00524D2B"/>
    <w:rsid w:val="00525070"/>
    <w:rsid w:val="005274E7"/>
    <w:rsid w:val="00527CF2"/>
    <w:rsid w:val="00530032"/>
    <w:rsid w:val="00530410"/>
    <w:rsid w:val="005308B7"/>
    <w:rsid w:val="00530A51"/>
    <w:rsid w:val="005314B8"/>
    <w:rsid w:val="00531F7B"/>
    <w:rsid w:val="005322C5"/>
    <w:rsid w:val="005323F4"/>
    <w:rsid w:val="0053416F"/>
    <w:rsid w:val="0053433E"/>
    <w:rsid w:val="00535440"/>
    <w:rsid w:val="00535D68"/>
    <w:rsid w:val="00537634"/>
    <w:rsid w:val="00537DBB"/>
    <w:rsid w:val="005407D0"/>
    <w:rsid w:val="005409CE"/>
    <w:rsid w:val="005419DB"/>
    <w:rsid w:val="005422FF"/>
    <w:rsid w:val="00542E12"/>
    <w:rsid w:val="005435BB"/>
    <w:rsid w:val="0054553F"/>
    <w:rsid w:val="00547131"/>
    <w:rsid w:val="005476C3"/>
    <w:rsid w:val="005521E1"/>
    <w:rsid w:val="00553584"/>
    <w:rsid w:val="00554563"/>
    <w:rsid w:val="005548F1"/>
    <w:rsid w:val="00554D8D"/>
    <w:rsid w:val="005551A1"/>
    <w:rsid w:val="0055568F"/>
    <w:rsid w:val="005561C2"/>
    <w:rsid w:val="00556920"/>
    <w:rsid w:val="005623F2"/>
    <w:rsid w:val="00562C42"/>
    <w:rsid w:val="00563C61"/>
    <w:rsid w:val="00563F38"/>
    <w:rsid w:val="005649D1"/>
    <w:rsid w:val="00564D09"/>
    <w:rsid w:val="005658D8"/>
    <w:rsid w:val="005675DF"/>
    <w:rsid w:val="00570C56"/>
    <w:rsid w:val="005731DF"/>
    <w:rsid w:val="005733AB"/>
    <w:rsid w:val="005735DB"/>
    <w:rsid w:val="005741E4"/>
    <w:rsid w:val="00574C5B"/>
    <w:rsid w:val="00575F1D"/>
    <w:rsid w:val="005764F1"/>
    <w:rsid w:val="00576F78"/>
    <w:rsid w:val="00577D63"/>
    <w:rsid w:val="00580400"/>
    <w:rsid w:val="0058093F"/>
    <w:rsid w:val="00581777"/>
    <w:rsid w:val="005839ED"/>
    <w:rsid w:val="00583A70"/>
    <w:rsid w:val="005845BB"/>
    <w:rsid w:val="005850B5"/>
    <w:rsid w:val="00585721"/>
    <w:rsid w:val="00586C08"/>
    <w:rsid w:val="00586E33"/>
    <w:rsid w:val="0058762E"/>
    <w:rsid w:val="00587C83"/>
    <w:rsid w:val="00590A2C"/>
    <w:rsid w:val="00591187"/>
    <w:rsid w:val="0059644A"/>
    <w:rsid w:val="00596699"/>
    <w:rsid w:val="00596C02"/>
    <w:rsid w:val="00597822"/>
    <w:rsid w:val="0059782B"/>
    <w:rsid w:val="005A1509"/>
    <w:rsid w:val="005A15B9"/>
    <w:rsid w:val="005A26F5"/>
    <w:rsid w:val="005A59F7"/>
    <w:rsid w:val="005A75D6"/>
    <w:rsid w:val="005A7809"/>
    <w:rsid w:val="005A795C"/>
    <w:rsid w:val="005B3245"/>
    <w:rsid w:val="005B38D4"/>
    <w:rsid w:val="005B4A65"/>
    <w:rsid w:val="005B559B"/>
    <w:rsid w:val="005B6BF4"/>
    <w:rsid w:val="005B771B"/>
    <w:rsid w:val="005C00C4"/>
    <w:rsid w:val="005C0244"/>
    <w:rsid w:val="005C07EE"/>
    <w:rsid w:val="005C15C2"/>
    <w:rsid w:val="005C1887"/>
    <w:rsid w:val="005C23B9"/>
    <w:rsid w:val="005C2672"/>
    <w:rsid w:val="005C2FF5"/>
    <w:rsid w:val="005C3D2E"/>
    <w:rsid w:val="005C49A5"/>
    <w:rsid w:val="005C55EB"/>
    <w:rsid w:val="005C6403"/>
    <w:rsid w:val="005D07BC"/>
    <w:rsid w:val="005D085F"/>
    <w:rsid w:val="005D143E"/>
    <w:rsid w:val="005D1CDF"/>
    <w:rsid w:val="005D2180"/>
    <w:rsid w:val="005D28EB"/>
    <w:rsid w:val="005D2B19"/>
    <w:rsid w:val="005D386D"/>
    <w:rsid w:val="005D390B"/>
    <w:rsid w:val="005D3EC3"/>
    <w:rsid w:val="005D426A"/>
    <w:rsid w:val="005D563F"/>
    <w:rsid w:val="005D6FE1"/>
    <w:rsid w:val="005D72BD"/>
    <w:rsid w:val="005D72F2"/>
    <w:rsid w:val="005D7C48"/>
    <w:rsid w:val="005E02D9"/>
    <w:rsid w:val="005E12C7"/>
    <w:rsid w:val="005E1D97"/>
    <w:rsid w:val="005E35B2"/>
    <w:rsid w:val="005E39E4"/>
    <w:rsid w:val="005E3AD2"/>
    <w:rsid w:val="005E479B"/>
    <w:rsid w:val="005E4CB3"/>
    <w:rsid w:val="005E66B4"/>
    <w:rsid w:val="005E7651"/>
    <w:rsid w:val="005E7C58"/>
    <w:rsid w:val="005F3A1F"/>
    <w:rsid w:val="005F3BA2"/>
    <w:rsid w:val="005F51D7"/>
    <w:rsid w:val="005F5F9A"/>
    <w:rsid w:val="005F6F4C"/>
    <w:rsid w:val="00600505"/>
    <w:rsid w:val="00600C2F"/>
    <w:rsid w:val="00601027"/>
    <w:rsid w:val="0060140C"/>
    <w:rsid w:val="00601BB5"/>
    <w:rsid w:val="00601BFA"/>
    <w:rsid w:val="006032F0"/>
    <w:rsid w:val="00603E97"/>
    <w:rsid w:val="00604888"/>
    <w:rsid w:val="0060594F"/>
    <w:rsid w:val="00605E6E"/>
    <w:rsid w:val="00610D57"/>
    <w:rsid w:val="006125F3"/>
    <w:rsid w:val="006126F3"/>
    <w:rsid w:val="00612E52"/>
    <w:rsid w:val="0061450C"/>
    <w:rsid w:val="00615472"/>
    <w:rsid w:val="00615E64"/>
    <w:rsid w:val="00616675"/>
    <w:rsid w:val="00616870"/>
    <w:rsid w:val="0061706A"/>
    <w:rsid w:val="006174D9"/>
    <w:rsid w:val="0062010A"/>
    <w:rsid w:val="006202F6"/>
    <w:rsid w:val="0062098D"/>
    <w:rsid w:val="00622A3E"/>
    <w:rsid w:val="00622AC1"/>
    <w:rsid w:val="00622AD5"/>
    <w:rsid w:val="0062432F"/>
    <w:rsid w:val="00624E43"/>
    <w:rsid w:val="0062600E"/>
    <w:rsid w:val="006264B0"/>
    <w:rsid w:val="00631702"/>
    <w:rsid w:val="00632966"/>
    <w:rsid w:val="00633DDC"/>
    <w:rsid w:val="00633E44"/>
    <w:rsid w:val="00634F07"/>
    <w:rsid w:val="0063558F"/>
    <w:rsid w:val="00635EE9"/>
    <w:rsid w:val="006362EB"/>
    <w:rsid w:val="0063652A"/>
    <w:rsid w:val="00637534"/>
    <w:rsid w:val="00637894"/>
    <w:rsid w:val="00637CED"/>
    <w:rsid w:val="0064035C"/>
    <w:rsid w:val="0064089F"/>
    <w:rsid w:val="00640CBA"/>
    <w:rsid w:val="00641CA9"/>
    <w:rsid w:val="0064272A"/>
    <w:rsid w:val="00643BC3"/>
    <w:rsid w:val="0064400E"/>
    <w:rsid w:val="006464F3"/>
    <w:rsid w:val="0064682D"/>
    <w:rsid w:val="006473E8"/>
    <w:rsid w:val="0065053D"/>
    <w:rsid w:val="00650DD4"/>
    <w:rsid w:val="0065127A"/>
    <w:rsid w:val="00651758"/>
    <w:rsid w:val="00651C6F"/>
    <w:rsid w:val="00652925"/>
    <w:rsid w:val="006530AC"/>
    <w:rsid w:val="00654D18"/>
    <w:rsid w:val="006559CA"/>
    <w:rsid w:val="00657FAB"/>
    <w:rsid w:val="00660190"/>
    <w:rsid w:val="0066079D"/>
    <w:rsid w:val="00660C60"/>
    <w:rsid w:val="006610F8"/>
    <w:rsid w:val="006625E4"/>
    <w:rsid w:val="00663924"/>
    <w:rsid w:val="00663A10"/>
    <w:rsid w:val="00663ABB"/>
    <w:rsid w:val="00663CA7"/>
    <w:rsid w:val="00664187"/>
    <w:rsid w:val="006653AA"/>
    <w:rsid w:val="00665475"/>
    <w:rsid w:val="0066669C"/>
    <w:rsid w:val="00666E40"/>
    <w:rsid w:val="00666FFD"/>
    <w:rsid w:val="00667162"/>
    <w:rsid w:val="00672447"/>
    <w:rsid w:val="00672F1B"/>
    <w:rsid w:val="00673D52"/>
    <w:rsid w:val="00675BC8"/>
    <w:rsid w:val="00675C6F"/>
    <w:rsid w:val="006764BB"/>
    <w:rsid w:val="00677ADD"/>
    <w:rsid w:val="00677F9A"/>
    <w:rsid w:val="00680544"/>
    <w:rsid w:val="0068109E"/>
    <w:rsid w:val="00682B93"/>
    <w:rsid w:val="00682F91"/>
    <w:rsid w:val="00684011"/>
    <w:rsid w:val="006846D1"/>
    <w:rsid w:val="00685A42"/>
    <w:rsid w:val="00686A3C"/>
    <w:rsid w:val="00686D95"/>
    <w:rsid w:val="00687CDE"/>
    <w:rsid w:val="00687DC9"/>
    <w:rsid w:val="00690034"/>
    <w:rsid w:val="006921A3"/>
    <w:rsid w:val="00692DAB"/>
    <w:rsid w:val="00693586"/>
    <w:rsid w:val="006938B8"/>
    <w:rsid w:val="00696EC4"/>
    <w:rsid w:val="00697767"/>
    <w:rsid w:val="006A165D"/>
    <w:rsid w:val="006A420D"/>
    <w:rsid w:val="006A479C"/>
    <w:rsid w:val="006A49D7"/>
    <w:rsid w:val="006A69BF"/>
    <w:rsid w:val="006A7531"/>
    <w:rsid w:val="006A7D78"/>
    <w:rsid w:val="006A7D9C"/>
    <w:rsid w:val="006B21DB"/>
    <w:rsid w:val="006B2E67"/>
    <w:rsid w:val="006B3252"/>
    <w:rsid w:val="006B3608"/>
    <w:rsid w:val="006B5ADE"/>
    <w:rsid w:val="006B64E6"/>
    <w:rsid w:val="006B6FBF"/>
    <w:rsid w:val="006B6FC2"/>
    <w:rsid w:val="006B76BC"/>
    <w:rsid w:val="006B794A"/>
    <w:rsid w:val="006C131B"/>
    <w:rsid w:val="006C20CE"/>
    <w:rsid w:val="006C283D"/>
    <w:rsid w:val="006C2D5F"/>
    <w:rsid w:val="006C3A60"/>
    <w:rsid w:val="006C3D72"/>
    <w:rsid w:val="006C463C"/>
    <w:rsid w:val="006C472F"/>
    <w:rsid w:val="006C73DA"/>
    <w:rsid w:val="006D1D07"/>
    <w:rsid w:val="006D31C3"/>
    <w:rsid w:val="006D57F6"/>
    <w:rsid w:val="006D69A0"/>
    <w:rsid w:val="006E061B"/>
    <w:rsid w:val="006E068A"/>
    <w:rsid w:val="006E1ABB"/>
    <w:rsid w:val="006E27D3"/>
    <w:rsid w:val="006E52F8"/>
    <w:rsid w:val="006E5F6D"/>
    <w:rsid w:val="006E6070"/>
    <w:rsid w:val="006E6776"/>
    <w:rsid w:val="006E71FB"/>
    <w:rsid w:val="006E7D22"/>
    <w:rsid w:val="006F2725"/>
    <w:rsid w:val="006F29F4"/>
    <w:rsid w:val="006F303A"/>
    <w:rsid w:val="006F36EE"/>
    <w:rsid w:val="006F4AF6"/>
    <w:rsid w:val="006F5882"/>
    <w:rsid w:val="006F64E7"/>
    <w:rsid w:val="006F65DB"/>
    <w:rsid w:val="006F7723"/>
    <w:rsid w:val="00700BB1"/>
    <w:rsid w:val="00700BB6"/>
    <w:rsid w:val="00700F0E"/>
    <w:rsid w:val="0070201A"/>
    <w:rsid w:val="00702D98"/>
    <w:rsid w:val="007030BA"/>
    <w:rsid w:val="00704BFF"/>
    <w:rsid w:val="00704C93"/>
    <w:rsid w:val="0070533A"/>
    <w:rsid w:val="0070726D"/>
    <w:rsid w:val="00707C26"/>
    <w:rsid w:val="0071120D"/>
    <w:rsid w:val="00711CB5"/>
    <w:rsid w:val="007162B8"/>
    <w:rsid w:val="00716DEC"/>
    <w:rsid w:val="0071729A"/>
    <w:rsid w:val="007208DD"/>
    <w:rsid w:val="007218FB"/>
    <w:rsid w:val="00721DA3"/>
    <w:rsid w:val="007229F3"/>
    <w:rsid w:val="007230BE"/>
    <w:rsid w:val="007230D7"/>
    <w:rsid w:val="00723A9C"/>
    <w:rsid w:val="00725A5C"/>
    <w:rsid w:val="00726915"/>
    <w:rsid w:val="00726E5A"/>
    <w:rsid w:val="00727371"/>
    <w:rsid w:val="007327F8"/>
    <w:rsid w:val="00732C82"/>
    <w:rsid w:val="00734E28"/>
    <w:rsid w:val="007356A0"/>
    <w:rsid w:val="00735E20"/>
    <w:rsid w:val="00736012"/>
    <w:rsid w:val="00737231"/>
    <w:rsid w:val="007372B5"/>
    <w:rsid w:val="00737336"/>
    <w:rsid w:val="007413AF"/>
    <w:rsid w:val="00742E6B"/>
    <w:rsid w:val="00743907"/>
    <w:rsid w:val="0074402D"/>
    <w:rsid w:val="0074407F"/>
    <w:rsid w:val="007457D9"/>
    <w:rsid w:val="00745ACF"/>
    <w:rsid w:val="007462DE"/>
    <w:rsid w:val="00747911"/>
    <w:rsid w:val="00747FCC"/>
    <w:rsid w:val="00750BDE"/>
    <w:rsid w:val="00750EFF"/>
    <w:rsid w:val="00752306"/>
    <w:rsid w:val="007535D2"/>
    <w:rsid w:val="00756000"/>
    <w:rsid w:val="0075650A"/>
    <w:rsid w:val="00760740"/>
    <w:rsid w:val="00760913"/>
    <w:rsid w:val="00762D0A"/>
    <w:rsid w:val="007637C1"/>
    <w:rsid w:val="007643CF"/>
    <w:rsid w:val="007665BA"/>
    <w:rsid w:val="00766D3C"/>
    <w:rsid w:val="007674B6"/>
    <w:rsid w:val="00767D6A"/>
    <w:rsid w:val="007717A1"/>
    <w:rsid w:val="00771BA5"/>
    <w:rsid w:val="00772051"/>
    <w:rsid w:val="0077222C"/>
    <w:rsid w:val="0077237F"/>
    <w:rsid w:val="007725F8"/>
    <w:rsid w:val="007737B8"/>
    <w:rsid w:val="0077579C"/>
    <w:rsid w:val="007766A3"/>
    <w:rsid w:val="00776CB5"/>
    <w:rsid w:val="007803AF"/>
    <w:rsid w:val="007803E4"/>
    <w:rsid w:val="00781AFD"/>
    <w:rsid w:val="00782BFE"/>
    <w:rsid w:val="007830B9"/>
    <w:rsid w:val="00790F43"/>
    <w:rsid w:val="00792FE6"/>
    <w:rsid w:val="007935C4"/>
    <w:rsid w:val="007946DF"/>
    <w:rsid w:val="00795810"/>
    <w:rsid w:val="00796C6C"/>
    <w:rsid w:val="007A05CF"/>
    <w:rsid w:val="007A1945"/>
    <w:rsid w:val="007A3302"/>
    <w:rsid w:val="007A429C"/>
    <w:rsid w:val="007A4647"/>
    <w:rsid w:val="007A55E2"/>
    <w:rsid w:val="007A5889"/>
    <w:rsid w:val="007A5898"/>
    <w:rsid w:val="007B062F"/>
    <w:rsid w:val="007B1BF6"/>
    <w:rsid w:val="007B2089"/>
    <w:rsid w:val="007B2255"/>
    <w:rsid w:val="007B38F8"/>
    <w:rsid w:val="007B3D48"/>
    <w:rsid w:val="007B4B20"/>
    <w:rsid w:val="007B4BC1"/>
    <w:rsid w:val="007B5A7B"/>
    <w:rsid w:val="007B6186"/>
    <w:rsid w:val="007B7987"/>
    <w:rsid w:val="007B7C86"/>
    <w:rsid w:val="007B7EA9"/>
    <w:rsid w:val="007C1D80"/>
    <w:rsid w:val="007C6472"/>
    <w:rsid w:val="007D05C2"/>
    <w:rsid w:val="007D0ADB"/>
    <w:rsid w:val="007D1567"/>
    <w:rsid w:val="007D17F0"/>
    <w:rsid w:val="007D30F3"/>
    <w:rsid w:val="007D497D"/>
    <w:rsid w:val="007D61DF"/>
    <w:rsid w:val="007D6312"/>
    <w:rsid w:val="007D6E3A"/>
    <w:rsid w:val="007D6E49"/>
    <w:rsid w:val="007D6F06"/>
    <w:rsid w:val="007D7B2C"/>
    <w:rsid w:val="007E241F"/>
    <w:rsid w:val="007E369B"/>
    <w:rsid w:val="007E4BBF"/>
    <w:rsid w:val="007E6F73"/>
    <w:rsid w:val="007F26E1"/>
    <w:rsid w:val="007F321A"/>
    <w:rsid w:val="007F3AE9"/>
    <w:rsid w:val="007F55FB"/>
    <w:rsid w:val="007F6892"/>
    <w:rsid w:val="007F6DA5"/>
    <w:rsid w:val="007F6EDA"/>
    <w:rsid w:val="007F7683"/>
    <w:rsid w:val="007F7BA7"/>
    <w:rsid w:val="008008B8"/>
    <w:rsid w:val="00800B45"/>
    <w:rsid w:val="00802718"/>
    <w:rsid w:val="00803EDF"/>
    <w:rsid w:val="00805A8A"/>
    <w:rsid w:val="00805C2C"/>
    <w:rsid w:val="008074F5"/>
    <w:rsid w:val="00810FDE"/>
    <w:rsid w:val="0081165E"/>
    <w:rsid w:val="008136FB"/>
    <w:rsid w:val="00815CF9"/>
    <w:rsid w:val="00817480"/>
    <w:rsid w:val="00820E65"/>
    <w:rsid w:val="0082171A"/>
    <w:rsid w:val="00822631"/>
    <w:rsid w:val="00822DD4"/>
    <w:rsid w:val="008240D3"/>
    <w:rsid w:val="00825146"/>
    <w:rsid w:val="0082517E"/>
    <w:rsid w:val="00825512"/>
    <w:rsid w:val="00825D71"/>
    <w:rsid w:val="008266AB"/>
    <w:rsid w:val="00826C06"/>
    <w:rsid w:val="00830AEC"/>
    <w:rsid w:val="00831BEC"/>
    <w:rsid w:val="00831E0D"/>
    <w:rsid w:val="00832836"/>
    <w:rsid w:val="00833944"/>
    <w:rsid w:val="008339F7"/>
    <w:rsid w:val="00835BAB"/>
    <w:rsid w:val="008407D3"/>
    <w:rsid w:val="00840D13"/>
    <w:rsid w:val="00840D77"/>
    <w:rsid w:val="0084128F"/>
    <w:rsid w:val="00842358"/>
    <w:rsid w:val="008424DE"/>
    <w:rsid w:val="00842BC4"/>
    <w:rsid w:val="00843716"/>
    <w:rsid w:val="0084444A"/>
    <w:rsid w:val="0084460D"/>
    <w:rsid w:val="008446D2"/>
    <w:rsid w:val="00844C3C"/>
    <w:rsid w:val="00845214"/>
    <w:rsid w:val="008464B5"/>
    <w:rsid w:val="0084695B"/>
    <w:rsid w:val="0084747E"/>
    <w:rsid w:val="00847587"/>
    <w:rsid w:val="00851E05"/>
    <w:rsid w:val="00852EDF"/>
    <w:rsid w:val="0085390A"/>
    <w:rsid w:val="00853D0A"/>
    <w:rsid w:val="00854870"/>
    <w:rsid w:val="00854A63"/>
    <w:rsid w:val="00854DA7"/>
    <w:rsid w:val="00855B7C"/>
    <w:rsid w:val="00855E66"/>
    <w:rsid w:val="008567AB"/>
    <w:rsid w:val="00857064"/>
    <w:rsid w:val="0086044B"/>
    <w:rsid w:val="00862F24"/>
    <w:rsid w:val="00863272"/>
    <w:rsid w:val="00863329"/>
    <w:rsid w:val="00864B00"/>
    <w:rsid w:val="00864E72"/>
    <w:rsid w:val="00865C97"/>
    <w:rsid w:val="00865EF4"/>
    <w:rsid w:val="00866065"/>
    <w:rsid w:val="00866BFA"/>
    <w:rsid w:val="00867109"/>
    <w:rsid w:val="008678C7"/>
    <w:rsid w:val="00870DA9"/>
    <w:rsid w:val="00871EB7"/>
    <w:rsid w:val="0087247E"/>
    <w:rsid w:val="0087255D"/>
    <w:rsid w:val="00872772"/>
    <w:rsid w:val="008737A3"/>
    <w:rsid w:val="008743E7"/>
    <w:rsid w:val="00876D6C"/>
    <w:rsid w:val="00877DBB"/>
    <w:rsid w:val="00881C60"/>
    <w:rsid w:val="0088300F"/>
    <w:rsid w:val="00885596"/>
    <w:rsid w:val="00886CBC"/>
    <w:rsid w:val="00890196"/>
    <w:rsid w:val="00890815"/>
    <w:rsid w:val="00891438"/>
    <w:rsid w:val="00891825"/>
    <w:rsid w:val="008926E0"/>
    <w:rsid w:val="00892E2E"/>
    <w:rsid w:val="00893D4B"/>
    <w:rsid w:val="00896E32"/>
    <w:rsid w:val="00896E98"/>
    <w:rsid w:val="008A1227"/>
    <w:rsid w:val="008A2796"/>
    <w:rsid w:val="008A2D0D"/>
    <w:rsid w:val="008A387E"/>
    <w:rsid w:val="008A7610"/>
    <w:rsid w:val="008B0492"/>
    <w:rsid w:val="008B0CFC"/>
    <w:rsid w:val="008B1C35"/>
    <w:rsid w:val="008B1D3F"/>
    <w:rsid w:val="008B1DF8"/>
    <w:rsid w:val="008B3295"/>
    <w:rsid w:val="008B3304"/>
    <w:rsid w:val="008B3527"/>
    <w:rsid w:val="008B37B5"/>
    <w:rsid w:val="008B3EC2"/>
    <w:rsid w:val="008B4A3E"/>
    <w:rsid w:val="008B6053"/>
    <w:rsid w:val="008B6849"/>
    <w:rsid w:val="008B6927"/>
    <w:rsid w:val="008B72DA"/>
    <w:rsid w:val="008C2637"/>
    <w:rsid w:val="008C3345"/>
    <w:rsid w:val="008C4125"/>
    <w:rsid w:val="008C45CB"/>
    <w:rsid w:val="008C5B80"/>
    <w:rsid w:val="008C709E"/>
    <w:rsid w:val="008C73FD"/>
    <w:rsid w:val="008C7F54"/>
    <w:rsid w:val="008D2381"/>
    <w:rsid w:val="008D3615"/>
    <w:rsid w:val="008D41A4"/>
    <w:rsid w:val="008D56CB"/>
    <w:rsid w:val="008D57A1"/>
    <w:rsid w:val="008D6CE5"/>
    <w:rsid w:val="008D75C1"/>
    <w:rsid w:val="008D78B4"/>
    <w:rsid w:val="008E21F8"/>
    <w:rsid w:val="008E2612"/>
    <w:rsid w:val="008E2A1F"/>
    <w:rsid w:val="008E3945"/>
    <w:rsid w:val="008E4A76"/>
    <w:rsid w:val="008E5406"/>
    <w:rsid w:val="008E57A6"/>
    <w:rsid w:val="008E74A9"/>
    <w:rsid w:val="008F009E"/>
    <w:rsid w:val="008F072D"/>
    <w:rsid w:val="008F078B"/>
    <w:rsid w:val="008F0800"/>
    <w:rsid w:val="008F1E8E"/>
    <w:rsid w:val="008F2238"/>
    <w:rsid w:val="008F251A"/>
    <w:rsid w:val="008F2F27"/>
    <w:rsid w:val="008F3428"/>
    <w:rsid w:val="008F3A87"/>
    <w:rsid w:val="008F58CB"/>
    <w:rsid w:val="008F6FBA"/>
    <w:rsid w:val="008F7883"/>
    <w:rsid w:val="0090000D"/>
    <w:rsid w:val="00901329"/>
    <w:rsid w:val="00902E01"/>
    <w:rsid w:val="00903D71"/>
    <w:rsid w:val="00903FA2"/>
    <w:rsid w:val="00904613"/>
    <w:rsid w:val="00904D56"/>
    <w:rsid w:val="00906947"/>
    <w:rsid w:val="00906E62"/>
    <w:rsid w:val="00912095"/>
    <w:rsid w:val="009120E8"/>
    <w:rsid w:val="00913467"/>
    <w:rsid w:val="009149F5"/>
    <w:rsid w:val="00914E10"/>
    <w:rsid w:val="00915153"/>
    <w:rsid w:val="00916BFD"/>
    <w:rsid w:val="00916F1B"/>
    <w:rsid w:val="009207D8"/>
    <w:rsid w:val="00920F9A"/>
    <w:rsid w:val="00921D05"/>
    <w:rsid w:val="00923B02"/>
    <w:rsid w:val="00924E7F"/>
    <w:rsid w:val="00925459"/>
    <w:rsid w:val="00925472"/>
    <w:rsid w:val="00927542"/>
    <w:rsid w:val="0092761B"/>
    <w:rsid w:val="00927CB9"/>
    <w:rsid w:val="00930A9E"/>
    <w:rsid w:val="00932AD1"/>
    <w:rsid w:val="00932BF5"/>
    <w:rsid w:val="00933EDB"/>
    <w:rsid w:val="00934F84"/>
    <w:rsid w:val="009351BF"/>
    <w:rsid w:val="00935F1E"/>
    <w:rsid w:val="00936A87"/>
    <w:rsid w:val="00936C28"/>
    <w:rsid w:val="0093714C"/>
    <w:rsid w:val="009377A8"/>
    <w:rsid w:val="00940CC2"/>
    <w:rsid w:val="009416A2"/>
    <w:rsid w:val="0094482A"/>
    <w:rsid w:val="009450C9"/>
    <w:rsid w:val="00945D98"/>
    <w:rsid w:val="00946587"/>
    <w:rsid w:val="00946B9B"/>
    <w:rsid w:val="00946CBB"/>
    <w:rsid w:val="0094702B"/>
    <w:rsid w:val="009471A6"/>
    <w:rsid w:val="0094796F"/>
    <w:rsid w:val="00947C44"/>
    <w:rsid w:val="0095146F"/>
    <w:rsid w:val="00952738"/>
    <w:rsid w:val="009537A2"/>
    <w:rsid w:val="0095392C"/>
    <w:rsid w:val="00953BFD"/>
    <w:rsid w:val="00954386"/>
    <w:rsid w:val="00954A33"/>
    <w:rsid w:val="009553FF"/>
    <w:rsid w:val="009567C7"/>
    <w:rsid w:val="009569CE"/>
    <w:rsid w:val="00957048"/>
    <w:rsid w:val="00960142"/>
    <w:rsid w:val="009605B1"/>
    <w:rsid w:val="009606A7"/>
    <w:rsid w:val="009612A9"/>
    <w:rsid w:val="009649DB"/>
    <w:rsid w:val="00965024"/>
    <w:rsid w:val="00965836"/>
    <w:rsid w:val="00966CB4"/>
    <w:rsid w:val="00967DD0"/>
    <w:rsid w:val="00970158"/>
    <w:rsid w:val="00970860"/>
    <w:rsid w:val="009710C8"/>
    <w:rsid w:val="009712AB"/>
    <w:rsid w:val="0097151A"/>
    <w:rsid w:val="009723C4"/>
    <w:rsid w:val="0097296F"/>
    <w:rsid w:val="00977089"/>
    <w:rsid w:val="00977775"/>
    <w:rsid w:val="009810DA"/>
    <w:rsid w:val="00983333"/>
    <w:rsid w:val="009834D7"/>
    <w:rsid w:val="0098356A"/>
    <w:rsid w:val="009861B2"/>
    <w:rsid w:val="00986329"/>
    <w:rsid w:val="009901E0"/>
    <w:rsid w:val="00990DCF"/>
    <w:rsid w:val="00991C8D"/>
    <w:rsid w:val="00991CA2"/>
    <w:rsid w:val="0099384A"/>
    <w:rsid w:val="0099700C"/>
    <w:rsid w:val="009A0C59"/>
    <w:rsid w:val="009A0F16"/>
    <w:rsid w:val="009A133E"/>
    <w:rsid w:val="009A21FF"/>
    <w:rsid w:val="009A2B78"/>
    <w:rsid w:val="009A4B31"/>
    <w:rsid w:val="009A531B"/>
    <w:rsid w:val="009A57B0"/>
    <w:rsid w:val="009A5F97"/>
    <w:rsid w:val="009A7DC5"/>
    <w:rsid w:val="009B0595"/>
    <w:rsid w:val="009B1497"/>
    <w:rsid w:val="009B1DD4"/>
    <w:rsid w:val="009B3D42"/>
    <w:rsid w:val="009B45E6"/>
    <w:rsid w:val="009B4B57"/>
    <w:rsid w:val="009B4FA0"/>
    <w:rsid w:val="009B5400"/>
    <w:rsid w:val="009B6660"/>
    <w:rsid w:val="009B6F19"/>
    <w:rsid w:val="009B78F6"/>
    <w:rsid w:val="009B7F8B"/>
    <w:rsid w:val="009C0D04"/>
    <w:rsid w:val="009C1C8A"/>
    <w:rsid w:val="009C2548"/>
    <w:rsid w:val="009C28C1"/>
    <w:rsid w:val="009C2914"/>
    <w:rsid w:val="009C2B7E"/>
    <w:rsid w:val="009C3F07"/>
    <w:rsid w:val="009C4201"/>
    <w:rsid w:val="009C4DA7"/>
    <w:rsid w:val="009C54BC"/>
    <w:rsid w:val="009C6428"/>
    <w:rsid w:val="009C654C"/>
    <w:rsid w:val="009C6709"/>
    <w:rsid w:val="009C674E"/>
    <w:rsid w:val="009C69EC"/>
    <w:rsid w:val="009C7EBF"/>
    <w:rsid w:val="009C7F21"/>
    <w:rsid w:val="009D04C5"/>
    <w:rsid w:val="009D1AED"/>
    <w:rsid w:val="009D1C3A"/>
    <w:rsid w:val="009D1E89"/>
    <w:rsid w:val="009D28B9"/>
    <w:rsid w:val="009D2D6C"/>
    <w:rsid w:val="009D2DA6"/>
    <w:rsid w:val="009D3A46"/>
    <w:rsid w:val="009D4412"/>
    <w:rsid w:val="009D4AE0"/>
    <w:rsid w:val="009D6598"/>
    <w:rsid w:val="009D6C7C"/>
    <w:rsid w:val="009D6E90"/>
    <w:rsid w:val="009D7214"/>
    <w:rsid w:val="009D73F7"/>
    <w:rsid w:val="009D7F9A"/>
    <w:rsid w:val="009E0DF8"/>
    <w:rsid w:val="009E13B1"/>
    <w:rsid w:val="009E2315"/>
    <w:rsid w:val="009E426A"/>
    <w:rsid w:val="009E447B"/>
    <w:rsid w:val="009E4E52"/>
    <w:rsid w:val="009E50BB"/>
    <w:rsid w:val="009E5810"/>
    <w:rsid w:val="009E59E0"/>
    <w:rsid w:val="009E5F69"/>
    <w:rsid w:val="009E7DE9"/>
    <w:rsid w:val="009F0A64"/>
    <w:rsid w:val="009F178F"/>
    <w:rsid w:val="009F18BB"/>
    <w:rsid w:val="009F29FA"/>
    <w:rsid w:val="009F31C5"/>
    <w:rsid w:val="009F610F"/>
    <w:rsid w:val="009F6FB4"/>
    <w:rsid w:val="00A00A83"/>
    <w:rsid w:val="00A0144F"/>
    <w:rsid w:val="00A01C19"/>
    <w:rsid w:val="00A026AE"/>
    <w:rsid w:val="00A02E63"/>
    <w:rsid w:val="00A03589"/>
    <w:rsid w:val="00A03952"/>
    <w:rsid w:val="00A0429A"/>
    <w:rsid w:val="00A0429E"/>
    <w:rsid w:val="00A04C8C"/>
    <w:rsid w:val="00A04D9D"/>
    <w:rsid w:val="00A05488"/>
    <w:rsid w:val="00A05B63"/>
    <w:rsid w:val="00A06DF4"/>
    <w:rsid w:val="00A06E1A"/>
    <w:rsid w:val="00A07266"/>
    <w:rsid w:val="00A07409"/>
    <w:rsid w:val="00A11E34"/>
    <w:rsid w:val="00A130C6"/>
    <w:rsid w:val="00A1526D"/>
    <w:rsid w:val="00A155E2"/>
    <w:rsid w:val="00A15E20"/>
    <w:rsid w:val="00A16469"/>
    <w:rsid w:val="00A17BD0"/>
    <w:rsid w:val="00A20B67"/>
    <w:rsid w:val="00A215E9"/>
    <w:rsid w:val="00A2209A"/>
    <w:rsid w:val="00A22667"/>
    <w:rsid w:val="00A23101"/>
    <w:rsid w:val="00A23469"/>
    <w:rsid w:val="00A23629"/>
    <w:rsid w:val="00A26042"/>
    <w:rsid w:val="00A26C58"/>
    <w:rsid w:val="00A3115D"/>
    <w:rsid w:val="00A3146F"/>
    <w:rsid w:val="00A31AE2"/>
    <w:rsid w:val="00A31B19"/>
    <w:rsid w:val="00A3280C"/>
    <w:rsid w:val="00A372DF"/>
    <w:rsid w:val="00A376F2"/>
    <w:rsid w:val="00A4144C"/>
    <w:rsid w:val="00A44615"/>
    <w:rsid w:val="00A4502A"/>
    <w:rsid w:val="00A474F8"/>
    <w:rsid w:val="00A4778B"/>
    <w:rsid w:val="00A47DD8"/>
    <w:rsid w:val="00A51BFA"/>
    <w:rsid w:val="00A53181"/>
    <w:rsid w:val="00A54123"/>
    <w:rsid w:val="00A54DAC"/>
    <w:rsid w:val="00A54EB7"/>
    <w:rsid w:val="00A5608F"/>
    <w:rsid w:val="00A56195"/>
    <w:rsid w:val="00A5670C"/>
    <w:rsid w:val="00A623D1"/>
    <w:rsid w:val="00A62F69"/>
    <w:rsid w:val="00A63011"/>
    <w:rsid w:val="00A631B6"/>
    <w:rsid w:val="00A634C8"/>
    <w:rsid w:val="00A63964"/>
    <w:rsid w:val="00A66094"/>
    <w:rsid w:val="00A66409"/>
    <w:rsid w:val="00A66F36"/>
    <w:rsid w:val="00A674DE"/>
    <w:rsid w:val="00A701C5"/>
    <w:rsid w:val="00A703D4"/>
    <w:rsid w:val="00A70E11"/>
    <w:rsid w:val="00A7195F"/>
    <w:rsid w:val="00A72631"/>
    <w:rsid w:val="00A74438"/>
    <w:rsid w:val="00A74E03"/>
    <w:rsid w:val="00A74F5E"/>
    <w:rsid w:val="00A75518"/>
    <w:rsid w:val="00A759D8"/>
    <w:rsid w:val="00A75C67"/>
    <w:rsid w:val="00A75D9D"/>
    <w:rsid w:val="00A76642"/>
    <w:rsid w:val="00A77956"/>
    <w:rsid w:val="00A77BFA"/>
    <w:rsid w:val="00A8009D"/>
    <w:rsid w:val="00A81AC8"/>
    <w:rsid w:val="00A82D54"/>
    <w:rsid w:val="00A82F69"/>
    <w:rsid w:val="00A8389C"/>
    <w:rsid w:val="00A83EB5"/>
    <w:rsid w:val="00A84BED"/>
    <w:rsid w:val="00A854B1"/>
    <w:rsid w:val="00A86017"/>
    <w:rsid w:val="00A86C54"/>
    <w:rsid w:val="00A86FC1"/>
    <w:rsid w:val="00A87915"/>
    <w:rsid w:val="00A900EE"/>
    <w:rsid w:val="00A91046"/>
    <w:rsid w:val="00A9312C"/>
    <w:rsid w:val="00A93221"/>
    <w:rsid w:val="00A93E00"/>
    <w:rsid w:val="00A94C17"/>
    <w:rsid w:val="00A94E89"/>
    <w:rsid w:val="00A94FEF"/>
    <w:rsid w:val="00A950B3"/>
    <w:rsid w:val="00A96AD6"/>
    <w:rsid w:val="00A97C17"/>
    <w:rsid w:val="00A97F8E"/>
    <w:rsid w:val="00AA0E39"/>
    <w:rsid w:val="00AA29FA"/>
    <w:rsid w:val="00AA2C92"/>
    <w:rsid w:val="00AA2E96"/>
    <w:rsid w:val="00AA4071"/>
    <w:rsid w:val="00AA45F5"/>
    <w:rsid w:val="00AA5BD2"/>
    <w:rsid w:val="00AA7A3B"/>
    <w:rsid w:val="00AB01E9"/>
    <w:rsid w:val="00AB0C76"/>
    <w:rsid w:val="00AB2C3B"/>
    <w:rsid w:val="00AB3510"/>
    <w:rsid w:val="00AB422D"/>
    <w:rsid w:val="00AB71FF"/>
    <w:rsid w:val="00AB7C3A"/>
    <w:rsid w:val="00AC08FA"/>
    <w:rsid w:val="00AC10FC"/>
    <w:rsid w:val="00AC26A6"/>
    <w:rsid w:val="00AC3536"/>
    <w:rsid w:val="00AC4491"/>
    <w:rsid w:val="00AC4B68"/>
    <w:rsid w:val="00AC51BB"/>
    <w:rsid w:val="00AC573E"/>
    <w:rsid w:val="00AC57EF"/>
    <w:rsid w:val="00AC6197"/>
    <w:rsid w:val="00AC633A"/>
    <w:rsid w:val="00AC7736"/>
    <w:rsid w:val="00AD039F"/>
    <w:rsid w:val="00AD075E"/>
    <w:rsid w:val="00AD15FA"/>
    <w:rsid w:val="00AD1CC5"/>
    <w:rsid w:val="00AD1FB6"/>
    <w:rsid w:val="00AD311C"/>
    <w:rsid w:val="00AD3374"/>
    <w:rsid w:val="00AD3F18"/>
    <w:rsid w:val="00AD46E6"/>
    <w:rsid w:val="00AD72C2"/>
    <w:rsid w:val="00AD7B2F"/>
    <w:rsid w:val="00AE0FCE"/>
    <w:rsid w:val="00AE120E"/>
    <w:rsid w:val="00AE1E35"/>
    <w:rsid w:val="00AE2A75"/>
    <w:rsid w:val="00AE336F"/>
    <w:rsid w:val="00AE4E23"/>
    <w:rsid w:val="00AE5CFF"/>
    <w:rsid w:val="00AE6223"/>
    <w:rsid w:val="00AF0BFC"/>
    <w:rsid w:val="00AF1B58"/>
    <w:rsid w:val="00AF2697"/>
    <w:rsid w:val="00AF38D5"/>
    <w:rsid w:val="00AF3C59"/>
    <w:rsid w:val="00AF3F14"/>
    <w:rsid w:val="00AF4D2E"/>
    <w:rsid w:val="00AF562B"/>
    <w:rsid w:val="00AF60BC"/>
    <w:rsid w:val="00AF68E4"/>
    <w:rsid w:val="00AF6B63"/>
    <w:rsid w:val="00AF7E85"/>
    <w:rsid w:val="00B012BF"/>
    <w:rsid w:val="00B02605"/>
    <w:rsid w:val="00B02914"/>
    <w:rsid w:val="00B03B4B"/>
    <w:rsid w:val="00B045DE"/>
    <w:rsid w:val="00B04927"/>
    <w:rsid w:val="00B04B56"/>
    <w:rsid w:val="00B053AF"/>
    <w:rsid w:val="00B0583F"/>
    <w:rsid w:val="00B05AC8"/>
    <w:rsid w:val="00B0650D"/>
    <w:rsid w:val="00B06F10"/>
    <w:rsid w:val="00B07033"/>
    <w:rsid w:val="00B079BC"/>
    <w:rsid w:val="00B07A0A"/>
    <w:rsid w:val="00B07D85"/>
    <w:rsid w:val="00B1049E"/>
    <w:rsid w:val="00B107AC"/>
    <w:rsid w:val="00B1187B"/>
    <w:rsid w:val="00B128EA"/>
    <w:rsid w:val="00B130D5"/>
    <w:rsid w:val="00B13982"/>
    <w:rsid w:val="00B15328"/>
    <w:rsid w:val="00B16245"/>
    <w:rsid w:val="00B162D4"/>
    <w:rsid w:val="00B167DA"/>
    <w:rsid w:val="00B17323"/>
    <w:rsid w:val="00B20CC5"/>
    <w:rsid w:val="00B217BE"/>
    <w:rsid w:val="00B217E1"/>
    <w:rsid w:val="00B22C23"/>
    <w:rsid w:val="00B240CB"/>
    <w:rsid w:val="00B24ACD"/>
    <w:rsid w:val="00B24AFC"/>
    <w:rsid w:val="00B250C5"/>
    <w:rsid w:val="00B2526B"/>
    <w:rsid w:val="00B2549B"/>
    <w:rsid w:val="00B25836"/>
    <w:rsid w:val="00B25A61"/>
    <w:rsid w:val="00B26193"/>
    <w:rsid w:val="00B27DDD"/>
    <w:rsid w:val="00B315BD"/>
    <w:rsid w:val="00B31625"/>
    <w:rsid w:val="00B31CE9"/>
    <w:rsid w:val="00B31E62"/>
    <w:rsid w:val="00B31EEE"/>
    <w:rsid w:val="00B34A44"/>
    <w:rsid w:val="00B35DDA"/>
    <w:rsid w:val="00B36976"/>
    <w:rsid w:val="00B36A56"/>
    <w:rsid w:val="00B3792A"/>
    <w:rsid w:val="00B37A4A"/>
    <w:rsid w:val="00B37DF9"/>
    <w:rsid w:val="00B4017A"/>
    <w:rsid w:val="00B403B8"/>
    <w:rsid w:val="00B40A5B"/>
    <w:rsid w:val="00B4407A"/>
    <w:rsid w:val="00B44106"/>
    <w:rsid w:val="00B447CD"/>
    <w:rsid w:val="00B44BC2"/>
    <w:rsid w:val="00B4535F"/>
    <w:rsid w:val="00B45C55"/>
    <w:rsid w:val="00B45CDB"/>
    <w:rsid w:val="00B46430"/>
    <w:rsid w:val="00B4760B"/>
    <w:rsid w:val="00B47D76"/>
    <w:rsid w:val="00B5060A"/>
    <w:rsid w:val="00B50EB0"/>
    <w:rsid w:val="00B53620"/>
    <w:rsid w:val="00B53A3B"/>
    <w:rsid w:val="00B562F5"/>
    <w:rsid w:val="00B5722A"/>
    <w:rsid w:val="00B5750B"/>
    <w:rsid w:val="00B60233"/>
    <w:rsid w:val="00B60346"/>
    <w:rsid w:val="00B603ED"/>
    <w:rsid w:val="00B60BE7"/>
    <w:rsid w:val="00B622A2"/>
    <w:rsid w:val="00B6238D"/>
    <w:rsid w:val="00B639C8"/>
    <w:rsid w:val="00B64F6A"/>
    <w:rsid w:val="00B650BF"/>
    <w:rsid w:val="00B658E6"/>
    <w:rsid w:val="00B67195"/>
    <w:rsid w:val="00B67995"/>
    <w:rsid w:val="00B719FC"/>
    <w:rsid w:val="00B72287"/>
    <w:rsid w:val="00B72A21"/>
    <w:rsid w:val="00B735A3"/>
    <w:rsid w:val="00B74D51"/>
    <w:rsid w:val="00B75314"/>
    <w:rsid w:val="00B7590A"/>
    <w:rsid w:val="00B75962"/>
    <w:rsid w:val="00B778D8"/>
    <w:rsid w:val="00B80C79"/>
    <w:rsid w:val="00B813B8"/>
    <w:rsid w:val="00B8190E"/>
    <w:rsid w:val="00B81AC5"/>
    <w:rsid w:val="00B82787"/>
    <w:rsid w:val="00B82E42"/>
    <w:rsid w:val="00B83378"/>
    <w:rsid w:val="00B833FA"/>
    <w:rsid w:val="00B8494E"/>
    <w:rsid w:val="00B84F4D"/>
    <w:rsid w:val="00B8580E"/>
    <w:rsid w:val="00B86CD1"/>
    <w:rsid w:val="00B87002"/>
    <w:rsid w:val="00B87E4C"/>
    <w:rsid w:val="00B91569"/>
    <w:rsid w:val="00B9278F"/>
    <w:rsid w:val="00B92989"/>
    <w:rsid w:val="00B9388B"/>
    <w:rsid w:val="00B93FCB"/>
    <w:rsid w:val="00B9452A"/>
    <w:rsid w:val="00B95706"/>
    <w:rsid w:val="00B95F28"/>
    <w:rsid w:val="00BA00A2"/>
    <w:rsid w:val="00BA0425"/>
    <w:rsid w:val="00BA0CB4"/>
    <w:rsid w:val="00BA1993"/>
    <w:rsid w:val="00BA1E9C"/>
    <w:rsid w:val="00BA21D7"/>
    <w:rsid w:val="00BA2398"/>
    <w:rsid w:val="00BA2881"/>
    <w:rsid w:val="00BA5650"/>
    <w:rsid w:val="00BA76A3"/>
    <w:rsid w:val="00BA7A68"/>
    <w:rsid w:val="00BB0190"/>
    <w:rsid w:val="00BB03C8"/>
    <w:rsid w:val="00BB0D3A"/>
    <w:rsid w:val="00BB22F8"/>
    <w:rsid w:val="00BB2ADE"/>
    <w:rsid w:val="00BB3807"/>
    <w:rsid w:val="00BB7BEA"/>
    <w:rsid w:val="00BB7E8E"/>
    <w:rsid w:val="00BC0A82"/>
    <w:rsid w:val="00BC0C26"/>
    <w:rsid w:val="00BC16E7"/>
    <w:rsid w:val="00BC1D70"/>
    <w:rsid w:val="00BC2517"/>
    <w:rsid w:val="00BC2A3C"/>
    <w:rsid w:val="00BC4DB5"/>
    <w:rsid w:val="00BC5723"/>
    <w:rsid w:val="00BC5C0D"/>
    <w:rsid w:val="00BC61A3"/>
    <w:rsid w:val="00BC6D8A"/>
    <w:rsid w:val="00BC6DF5"/>
    <w:rsid w:val="00BC6E7C"/>
    <w:rsid w:val="00BD0B66"/>
    <w:rsid w:val="00BD0B99"/>
    <w:rsid w:val="00BD0E4D"/>
    <w:rsid w:val="00BD21B8"/>
    <w:rsid w:val="00BD3175"/>
    <w:rsid w:val="00BD42FF"/>
    <w:rsid w:val="00BD4E64"/>
    <w:rsid w:val="00BD696E"/>
    <w:rsid w:val="00BD6EF7"/>
    <w:rsid w:val="00BE0290"/>
    <w:rsid w:val="00BE0E0A"/>
    <w:rsid w:val="00BE2604"/>
    <w:rsid w:val="00BE2B04"/>
    <w:rsid w:val="00BE3AB3"/>
    <w:rsid w:val="00BE4094"/>
    <w:rsid w:val="00BE4234"/>
    <w:rsid w:val="00BE5586"/>
    <w:rsid w:val="00BE5C60"/>
    <w:rsid w:val="00BE6BFA"/>
    <w:rsid w:val="00BE6D7C"/>
    <w:rsid w:val="00BE6EF0"/>
    <w:rsid w:val="00BE749D"/>
    <w:rsid w:val="00BE75F8"/>
    <w:rsid w:val="00BF03F8"/>
    <w:rsid w:val="00BF08EA"/>
    <w:rsid w:val="00BF1877"/>
    <w:rsid w:val="00BF28AC"/>
    <w:rsid w:val="00BF38FA"/>
    <w:rsid w:val="00BF3D15"/>
    <w:rsid w:val="00BF44D3"/>
    <w:rsid w:val="00BF6502"/>
    <w:rsid w:val="00BF6AAF"/>
    <w:rsid w:val="00BF70CE"/>
    <w:rsid w:val="00BF755E"/>
    <w:rsid w:val="00BF7E05"/>
    <w:rsid w:val="00C0028A"/>
    <w:rsid w:val="00C0181E"/>
    <w:rsid w:val="00C022E7"/>
    <w:rsid w:val="00C02CA6"/>
    <w:rsid w:val="00C036C1"/>
    <w:rsid w:val="00C06268"/>
    <w:rsid w:val="00C062B0"/>
    <w:rsid w:val="00C0758E"/>
    <w:rsid w:val="00C07998"/>
    <w:rsid w:val="00C07C4A"/>
    <w:rsid w:val="00C11547"/>
    <w:rsid w:val="00C1436B"/>
    <w:rsid w:val="00C15F09"/>
    <w:rsid w:val="00C202AD"/>
    <w:rsid w:val="00C202C8"/>
    <w:rsid w:val="00C2077D"/>
    <w:rsid w:val="00C21892"/>
    <w:rsid w:val="00C21ADB"/>
    <w:rsid w:val="00C21E5A"/>
    <w:rsid w:val="00C22276"/>
    <w:rsid w:val="00C2405A"/>
    <w:rsid w:val="00C27C17"/>
    <w:rsid w:val="00C27FD1"/>
    <w:rsid w:val="00C30506"/>
    <w:rsid w:val="00C309D7"/>
    <w:rsid w:val="00C30CB1"/>
    <w:rsid w:val="00C319A6"/>
    <w:rsid w:val="00C32FF2"/>
    <w:rsid w:val="00C34045"/>
    <w:rsid w:val="00C34EC0"/>
    <w:rsid w:val="00C36809"/>
    <w:rsid w:val="00C36CEC"/>
    <w:rsid w:val="00C375F3"/>
    <w:rsid w:val="00C37658"/>
    <w:rsid w:val="00C3767B"/>
    <w:rsid w:val="00C4036C"/>
    <w:rsid w:val="00C420BD"/>
    <w:rsid w:val="00C43F50"/>
    <w:rsid w:val="00C43F64"/>
    <w:rsid w:val="00C45166"/>
    <w:rsid w:val="00C46FDA"/>
    <w:rsid w:val="00C47F7C"/>
    <w:rsid w:val="00C52435"/>
    <w:rsid w:val="00C52EAB"/>
    <w:rsid w:val="00C55680"/>
    <w:rsid w:val="00C561B6"/>
    <w:rsid w:val="00C569CB"/>
    <w:rsid w:val="00C56EB2"/>
    <w:rsid w:val="00C576C9"/>
    <w:rsid w:val="00C57BBB"/>
    <w:rsid w:val="00C6016B"/>
    <w:rsid w:val="00C61DE5"/>
    <w:rsid w:val="00C6365E"/>
    <w:rsid w:val="00C63894"/>
    <w:rsid w:val="00C6559F"/>
    <w:rsid w:val="00C678AA"/>
    <w:rsid w:val="00C700B0"/>
    <w:rsid w:val="00C701D4"/>
    <w:rsid w:val="00C71944"/>
    <w:rsid w:val="00C72395"/>
    <w:rsid w:val="00C74A74"/>
    <w:rsid w:val="00C758FF"/>
    <w:rsid w:val="00C759D0"/>
    <w:rsid w:val="00C76AA5"/>
    <w:rsid w:val="00C8058A"/>
    <w:rsid w:val="00C80D31"/>
    <w:rsid w:val="00C811F1"/>
    <w:rsid w:val="00C81BDC"/>
    <w:rsid w:val="00C82A59"/>
    <w:rsid w:val="00C82DA3"/>
    <w:rsid w:val="00C831B4"/>
    <w:rsid w:val="00C8355F"/>
    <w:rsid w:val="00C8589C"/>
    <w:rsid w:val="00C85A94"/>
    <w:rsid w:val="00C87559"/>
    <w:rsid w:val="00C878B3"/>
    <w:rsid w:val="00C87BC0"/>
    <w:rsid w:val="00C916A0"/>
    <w:rsid w:val="00C91801"/>
    <w:rsid w:val="00C928DD"/>
    <w:rsid w:val="00C9310F"/>
    <w:rsid w:val="00C9317B"/>
    <w:rsid w:val="00C936B7"/>
    <w:rsid w:val="00C942AC"/>
    <w:rsid w:val="00C94C1F"/>
    <w:rsid w:val="00C94CB3"/>
    <w:rsid w:val="00C95493"/>
    <w:rsid w:val="00C96300"/>
    <w:rsid w:val="00C96B5D"/>
    <w:rsid w:val="00C978B3"/>
    <w:rsid w:val="00C97BC3"/>
    <w:rsid w:val="00C97D91"/>
    <w:rsid w:val="00C97DA5"/>
    <w:rsid w:val="00CA0098"/>
    <w:rsid w:val="00CA0E30"/>
    <w:rsid w:val="00CA14E2"/>
    <w:rsid w:val="00CA192E"/>
    <w:rsid w:val="00CA2B46"/>
    <w:rsid w:val="00CA2E8D"/>
    <w:rsid w:val="00CA4028"/>
    <w:rsid w:val="00CA4479"/>
    <w:rsid w:val="00CA474F"/>
    <w:rsid w:val="00CA48F6"/>
    <w:rsid w:val="00CA5512"/>
    <w:rsid w:val="00CA5DAF"/>
    <w:rsid w:val="00CA64AB"/>
    <w:rsid w:val="00CA7FD2"/>
    <w:rsid w:val="00CB18C1"/>
    <w:rsid w:val="00CB1B1C"/>
    <w:rsid w:val="00CB233E"/>
    <w:rsid w:val="00CB29F2"/>
    <w:rsid w:val="00CB4B20"/>
    <w:rsid w:val="00CB4B48"/>
    <w:rsid w:val="00CB6826"/>
    <w:rsid w:val="00CB77E5"/>
    <w:rsid w:val="00CB7B48"/>
    <w:rsid w:val="00CB7EFA"/>
    <w:rsid w:val="00CC0386"/>
    <w:rsid w:val="00CC03E0"/>
    <w:rsid w:val="00CC1E89"/>
    <w:rsid w:val="00CC2D10"/>
    <w:rsid w:val="00CC3357"/>
    <w:rsid w:val="00CC5843"/>
    <w:rsid w:val="00CC5E26"/>
    <w:rsid w:val="00CC61AC"/>
    <w:rsid w:val="00CC6491"/>
    <w:rsid w:val="00CC656E"/>
    <w:rsid w:val="00CC6A5E"/>
    <w:rsid w:val="00CC79A0"/>
    <w:rsid w:val="00CD05F8"/>
    <w:rsid w:val="00CD3492"/>
    <w:rsid w:val="00CD3AA4"/>
    <w:rsid w:val="00CD3EE8"/>
    <w:rsid w:val="00CD4708"/>
    <w:rsid w:val="00CD4D3C"/>
    <w:rsid w:val="00CD553C"/>
    <w:rsid w:val="00CD5BB9"/>
    <w:rsid w:val="00CD6A70"/>
    <w:rsid w:val="00CD7C4D"/>
    <w:rsid w:val="00CE09B3"/>
    <w:rsid w:val="00CE18CB"/>
    <w:rsid w:val="00CE23D6"/>
    <w:rsid w:val="00CE2573"/>
    <w:rsid w:val="00CE3660"/>
    <w:rsid w:val="00CE49D6"/>
    <w:rsid w:val="00CE5387"/>
    <w:rsid w:val="00CE703E"/>
    <w:rsid w:val="00CE79EF"/>
    <w:rsid w:val="00CF064F"/>
    <w:rsid w:val="00CF105A"/>
    <w:rsid w:val="00CF1A40"/>
    <w:rsid w:val="00CF225B"/>
    <w:rsid w:val="00CF2392"/>
    <w:rsid w:val="00CF2F0C"/>
    <w:rsid w:val="00CF3D61"/>
    <w:rsid w:val="00CF3E80"/>
    <w:rsid w:val="00CF44A1"/>
    <w:rsid w:val="00CF4940"/>
    <w:rsid w:val="00CF4B0C"/>
    <w:rsid w:val="00CF54CA"/>
    <w:rsid w:val="00CF5EDD"/>
    <w:rsid w:val="00CF7243"/>
    <w:rsid w:val="00CF7810"/>
    <w:rsid w:val="00D00312"/>
    <w:rsid w:val="00D01A37"/>
    <w:rsid w:val="00D023D6"/>
    <w:rsid w:val="00D04A69"/>
    <w:rsid w:val="00D0611D"/>
    <w:rsid w:val="00D0660C"/>
    <w:rsid w:val="00D10E40"/>
    <w:rsid w:val="00D128A0"/>
    <w:rsid w:val="00D12BAA"/>
    <w:rsid w:val="00D13F22"/>
    <w:rsid w:val="00D1409B"/>
    <w:rsid w:val="00D16D97"/>
    <w:rsid w:val="00D16FD2"/>
    <w:rsid w:val="00D2074C"/>
    <w:rsid w:val="00D218CF"/>
    <w:rsid w:val="00D21D61"/>
    <w:rsid w:val="00D23C8B"/>
    <w:rsid w:val="00D23DC2"/>
    <w:rsid w:val="00D24368"/>
    <w:rsid w:val="00D244EC"/>
    <w:rsid w:val="00D25783"/>
    <w:rsid w:val="00D25C7A"/>
    <w:rsid w:val="00D26452"/>
    <w:rsid w:val="00D26AB5"/>
    <w:rsid w:val="00D276D7"/>
    <w:rsid w:val="00D27C18"/>
    <w:rsid w:val="00D3059B"/>
    <w:rsid w:val="00D333BF"/>
    <w:rsid w:val="00D35DA8"/>
    <w:rsid w:val="00D36014"/>
    <w:rsid w:val="00D364FD"/>
    <w:rsid w:val="00D366E6"/>
    <w:rsid w:val="00D36E4F"/>
    <w:rsid w:val="00D37146"/>
    <w:rsid w:val="00D3746D"/>
    <w:rsid w:val="00D37583"/>
    <w:rsid w:val="00D41B9B"/>
    <w:rsid w:val="00D41BBD"/>
    <w:rsid w:val="00D42DBA"/>
    <w:rsid w:val="00D4315C"/>
    <w:rsid w:val="00D4339E"/>
    <w:rsid w:val="00D44CF0"/>
    <w:rsid w:val="00D44EB8"/>
    <w:rsid w:val="00D4532F"/>
    <w:rsid w:val="00D4554F"/>
    <w:rsid w:val="00D45A8D"/>
    <w:rsid w:val="00D45F2E"/>
    <w:rsid w:val="00D46E82"/>
    <w:rsid w:val="00D4750B"/>
    <w:rsid w:val="00D501BB"/>
    <w:rsid w:val="00D50319"/>
    <w:rsid w:val="00D52124"/>
    <w:rsid w:val="00D52CA4"/>
    <w:rsid w:val="00D5622F"/>
    <w:rsid w:val="00D56B56"/>
    <w:rsid w:val="00D56EC7"/>
    <w:rsid w:val="00D576C3"/>
    <w:rsid w:val="00D57D43"/>
    <w:rsid w:val="00D604BA"/>
    <w:rsid w:val="00D6184F"/>
    <w:rsid w:val="00D61B36"/>
    <w:rsid w:val="00D61BB0"/>
    <w:rsid w:val="00D626B6"/>
    <w:rsid w:val="00D64B1A"/>
    <w:rsid w:val="00D64DAD"/>
    <w:rsid w:val="00D72AB2"/>
    <w:rsid w:val="00D730F8"/>
    <w:rsid w:val="00D73150"/>
    <w:rsid w:val="00D7350D"/>
    <w:rsid w:val="00D74795"/>
    <w:rsid w:val="00D74D09"/>
    <w:rsid w:val="00D754B7"/>
    <w:rsid w:val="00D7753A"/>
    <w:rsid w:val="00D77D0B"/>
    <w:rsid w:val="00D80C99"/>
    <w:rsid w:val="00D81006"/>
    <w:rsid w:val="00D81010"/>
    <w:rsid w:val="00D82654"/>
    <w:rsid w:val="00D84220"/>
    <w:rsid w:val="00D849EC"/>
    <w:rsid w:val="00D85F83"/>
    <w:rsid w:val="00D863F0"/>
    <w:rsid w:val="00D869EB"/>
    <w:rsid w:val="00D879CE"/>
    <w:rsid w:val="00D902C7"/>
    <w:rsid w:val="00D90DF6"/>
    <w:rsid w:val="00D91FF9"/>
    <w:rsid w:val="00D94B89"/>
    <w:rsid w:val="00D9577E"/>
    <w:rsid w:val="00DA0C66"/>
    <w:rsid w:val="00DA1729"/>
    <w:rsid w:val="00DA1FFB"/>
    <w:rsid w:val="00DA2CE8"/>
    <w:rsid w:val="00DA336F"/>
    <w:rsid w:val="00DA3DB1"/>
    <w:rsid w:val="00DA4C66"/>
    <w:rsid w:val="00DA504D"/>
    <w:rsid w:val="00DA5259"/>
    <w:rsid w:val="00DA5D11"/>
    <w:rsid w:val="00DA5EB8"/>
    <w:rsid w:val="00DA6108"/>
    <w:rsid w:val="00DA6755"/>
    <w:rsid w:val="00DA70CB"/>
    <w:rsid w:val="00DA723D"/>
    <w:rsid w:val="00DB01CF"/>
    <w:rsid w:val="00DB0A15"/>
    <w:rsid w:val="00DB1C51"/>
    <w:rsid w:val="00DB26A1"/>
    <w:rsid w:val="00DB3581"/>
    <w:rsid w:val="00DB5841"/>
    <w:rsid w:val="00DB5CCF"/>
    <w:rsid w:val="00DB606C"/>
    <w:rsid w:val="00DB7499"/>
    <w:rsid w:val="00DC15E0"/>
    <w:rsid w:val="00DC1D68"/>
    <w:rsid w:val="00DC4221"/>
    <w:rsid w:val="00DC44B7"/>
    <w:rsid w:val="00DC5BD3"/>
    <w:rsid w:val="00DC6910"/>
    <w:rsid w:val="00DD0378"/>
    <w:rsid w:val="00DD06EB"/>
    <w:rsid w:val="00DD28FC"/>
    <w:rsid w:val="00DD30F5"/>
    <w:rsid w:val="00DD365A"/>
    <w:rsid w:val="00DD3684"/>
    <w:rsid w:val="00DD591F"/>
    <w:rsid w:val="00DD75C8"/>
    <w:rsid w:val="00DE00D3"/>
    <w:rsid w:val="00DE09CE"/>
    <w:rsid w:val="00DE0C98"/>
    <w:rsid w:val="00DE154D"/>
    <w:rsid w:val="00DE2EA4"/>
    <w:rsid w:val="00DE5438"/>
    <w:rsid w:val="00DE6182"/>
    <w:rsid w:val="00DF01E7"/>
    <w:rsid w:val="00DF1B8E"/>
    <w:rsid w:val="00DF4731"/>
    <w:rsid w:val="00DF686C"/>
    <w:rsid w:val="00DF6E40"/>
    <w:rsid w:val="00DF73C4"/>
    <w:rsid w:val="00E01BC0"/>
    <w:rsid w:val="00E01E0D"/>
    <w:rsid w:val="00E01FE8"/>
    <w:rsid w:val="00E02B7D"/>
    <w:rsid w:val="00E0341D"/>
    <w:rsid w:val="00E0359A"/>
    <w:rsid w:val="00E0395D"/>
    <w:rsid w:val="00E059E5"/>
    <w:rsid w:val="00E0639B"/>
    <w:rsid w:val="00E06CCC"/>
    <w:rsid w:val="00E0758C"/>
    <w:rsid w:val="00E07C71"/>
    <w:rsid w:val="00E101B9"/>
    <w:rsid w:val="00E11B39"/>
    <w:rsid w:val="00E1320E"/>
    <w:rsid w:val="00E1376D"/>
    <w:rsid w:val="00E14426"/>
    <w:rsid w:val="00E144C8"/>
    <w:rsid w:val="00E1571C"/>
    <w:rsid w:val="00E17CB3"/>
    <w:rsid w:val="00E20C9E"/>
    <w:rsid w:val="00E22697"/>
    <w:rsid w:val="00E22912"/>
    <w:rsid w:val="00E239AE"/>
    <w:rsid w:val="00E24617"/>
    <w:rsid w:val="00E24B9E"/>
    <w:rsid w:val="00E25910"/>
    <w:rsid w:val="00E2733E"/>
    <w:rsid w:val="00E30B17"/>
    <w:rsid w:val="00E30FCC"/>
    <w:rsid w:val="00E318E0"/>
    <w:rsid w:val="00E339D3"/>
    <w:rsid w:val="00E35C86"/>
    <w:rsid w:val="00E36016"/>
    <w:rsid w:val="00E36B71"/>
    <w:rsid w:val="00E36C53"/>
    <w:rsid w:val="00E375FB"/>
    <w:rsid w:val="00E376A4"/>
    <w:rsid w:val="00E4006A"/>
    <w:rsid w:val="00E407D0"/>
    <w:rsid w:val="00E40DD5"/>
    <w:rsid w:val="00E42567"/>
    <w:rsid w:val="00E43344"/>
    <w:rsid w:val="00E43589"/>
    <w:rsid w:val="00E43667"/>
    <w:rsid w:val="00E43A92"/>
    <w:rsid w:val="00E4418F"/>
    <w:rsid w:val="00E45A52"/>
    <w:rsid w:val="00E45A83"/>
    <w:rsid w:val="00E45D94"/>
    <w:rsid w:val="00E461BB"/>
    <w:rsid w:val="00E47173"/>
    <w:rsid w:val="00E47EE0"/>
    <w:rsid w:val="00E51442"/>
    <w:rsid w:val="00E51AEE"/>
    <w:rsid w:val="00E52742"/>
    <w:rsid w:val="00E53CC4"/>
    <w:rsid w:val="00E542FF"/>
    <w:rsid w:val="00E554C3"/>
    <w:rsid w:val="00E5593C"/>
    <w:rsid w:val="00E5632F"/>
    <w:rsid w:val="00E56B64"/>
    <w:rsid w:val="00E61157"/>
    <w:rsid w:val="00E613AF"/>
    <w:rsid w:val="00E6329A"/>
    <w:rsid w:val="00E63A71"/>
    <w:rsid w:val="00E6440D"/>
    <w:rsid w:val="00E6465F"/>
    <w:rsid w:val="00E64B6D"/>
    <w:rsid w:val="00E64EE0"/>
    <w:rsid w:val="00E66535"/>
    <w:rsid w:val="00E66B1F"/>
    <w:rsid w:val="00E70232"/>
    <w:rsid w:val="00E7041F"/>
    <w:rsid w:val="00E7491E"/>
    <w:rsid w:val="00E76A20"/>
    <w:rsid w:val="00E779E9"/>
    <w:rsid w:val="00E77CCB"/>
    <w:rsid w:val="00E86811"/>
    <w:rsid w:val="00E870ED"/>
    <w:rsid w:val="00E87E0D"/>
    <w:rsid w:val="00E90366"/>
    <w:rsid w:val="00E93F2B"/>
    <w:rsid w:val="00E95845"/>
    <w:rsid w:val="00E95CD5"/>
    <w:rsid w:val="00E961E2"/>
    <w:rsid w:val="00E96346"/>
    <w:rsid w:val="00EA0270"/>
    <w:rsid w:val="00EA0306"/>
    <w:rsid w:val="00EA096F"/>
    <w:rsid w:val="00EA1583"/>
    <w:rsid w:val="00EA1F00"/>
    <w:rsid w:val="00EA2FCA"/>
    <w:rsid w:val="00EA3503"/>
    <w:rsid w:val="00EA35CE"/>
    <w:rsid w:val="00EA3B59"/>
    <w:rsid w:val="00EA4268"/>
    <w:rsid w:val="00EA629A"/>
    <w:rsid w:val="00EA66BF"/>
    <w:rsid w:val="00EA6DB0"/>
    <w:rsid w:val="00EB0C28"/>
    <w:rsid w:val="00EB0FDA"/>
    <w:rsid w:val="00EB12E9"/>
    <w:rsid w:val="00EB2685"/>
    <w:rsid w:val="00EB2C93"/>
    <w:rsid w:val="00EB2EBE"/>
    <w:rsid w:val="00EB2F82"/>
    <w:rsid w:val="00EB3178"/>
    <w:rsid w:val="00EB68B3"/>
    <w:rsid w:val="00EB6A16"/>
    <w:rsid w:val="00EB6D91"/>
    <w:rsid w:val="00EB6EE8"/>
    <w:rsid w:val="00EB734F"/>
    <w:rsid w:val="00EB76AF"/>
    <w:rsid w:val="00EC0609"/>
    <w:rsid w:val="00EC4168"/>
    <w:rsid w:val="00EC4D8A"/>
    <w:rsid w:val="00EC51DC"/>
    <w:rsid w:val="00EC5A0B"/>
    <w:rsid w:val="00EC5BFA"/>
    <w:rsid w:val="00EC5D76"/>
    <w:rsid w:val="00EC603C"/>
    <w:rsid w:val="00EC72F0"/>
    <w:rsid w:val="00EC7AD4"/>
    <w:rsid w:val="00ED0B7C"/>
    <w:rsid w:val="00ED1705"/>
    <w:rsid w:val="00ED1A14"/>
    <w:rsid w:val="00ED272E"/>
    <w:rsid w:val="00ED320E"/>
    <w:rsid w:val="00ED4D94"/>
    <w:rsid w:val="00ED51C9"/>
    <w:rsid w:val="00ED5D62"/>
    <w:rsid w:val="00ED7C8C"/>
    <w:rsid w:val="00ED7D9E"/>
    <w:rsid w:val="00EE0AA0"/>
    <w:rsid w:val="00EE0C80"/>
    <w:rsid w:val="00EE186C"/>
    <w:rsid w:val="00EE1A7B"/>
    <w:rsid w:val="00EE2263"/>
    <w:rsid w:val="00EE2A58"/>
    <w:rsid w:val="00EE32EF"/>
    <w:rsid w:val="00EE3E1B"/>
    <w:rsid w:val="00EE4939"/>
    <w:rsid w:val="00EE4E02"/>
    <w:rsid w:val="00EE4E5D"/>
    <w:rsid w:val="00EE7238"/>
    <w:rsid w:val="00EE749A"/>
    <w:rsid w:val="00EE75A1"/>
    <w:rsid w:val="00EE7631"/>
    <w:rsid w:val="00EF17D5"/>
    <w:rsid w:val="00EF2D20"/>
    <w:rsid w:val="00EF3D38"/>
    <w:rsid w:val="00EF4DB7"/>
    <w:rsid w:val="00EF4EC7"/>
    <w:rsid w:val="00EF5FDF"/>
    <w:rsid w:val="00EF7EB4"/>
    <w:rsid w:val="00EF7F75"/>
    <w:rsid w:val="00F0062C"/>
    <w:rsid w:val="00F00F17"/>
    <w:rsid w:val="00F0143F"/>
    <w:rsid w:val="00F01BCB"/>
    <w:rsid w:val="00F03DBA"/>
    <w:rsid w:val="00F05DA5"/>
    <w:rsid w:val="00F061A5"/>
    <w:rsid w:val="00F07923"/>
    <w:rsid w:val="00F07EEB"/>
    <w:rsid w:val="00F10306"/>
    <w:rsid w:val="00F116B9"/>
    <w:rsid w:val="00F11817"/>
    <w:rsid w:val="00F11A60"/>
    <w:rsid w:val="00F12B8A"/>
    <w:rsid w:val="00F14DA2"/>
    <w:rsid w:val="00F1593B"/>
    <w:rsid w:val="00F1616C"/>
    <w:rsid w:val="00F16A02"/>
    <w:rsid w:val="00F268C9"/>
    <w:rsid w:val="00F26C5A"/>
    <w:rsid w:val="00F275B9"/>
    <w:rsid w:val="00F303B4"/>
    <w:rsid w:val="00F31A12"/>
    <w:rsid w:val="00F33A9A"/>
    <w:rsid w:val="00F3464D"/>
    <w:rsid w:val="00F34F3F"/>
    <w:rsid w:val="00F3565C"/>
    <w:rsid w:val="00F37447"/>
    <w:rsid w:val="00F37A71"/>
    <w:rsid w:val="00F40B85"/>
    <w:rsid w:val="00F41CD8"/>
    <w:rsid w:val="00F42478"/>
    <w:rsid w:val="00F42F6B"/>
    <w:rsid w:val="00F431F7"/>
    <w:rsid w:val="00F44A6A"/>
    <w:rsid w:val="00F455A2"/>
    <w:rsid w:val="00F45E79"/>
    <w:rsid w:val="00F464D0"/>
    <w:rsid w:val="00F47588"/>
    <w:rsid w:val="00F4789B"/>
    <w:rsid w:val="00F4798C"/>
    <w:rsid w:val="00F47D2A"/>
    <w:rsid w:val="00F51B2F"/>
    <w:rsid w:val="00F53E9B"/>
    <w:rsid w:val="00F5469E"/>
    <w:rsid w:val="00F54B79"/>
    <w:rsid w:val="00F54B9D"/>
    <w:rsid w:val="00F56FAA"/>
    <w:rsid w:val="00F60021"/>
    <w:rsid w:val="00F60688"/>
    <w:rsid w:val="00F61D7D"/>
    <w:rsid w:val="00F61E13"/>
    <w:rsid w:val="00F63BAF"/>
    <w:rsid w:val="00F64D5A"/>
    <w:rsid w:val="00F64F7F"/>
    <w:rsid w:val="00F65642"/>
    <w:rsid w:val="00F663A6"/>
    <w:rsid w:val="00F6694B"/>
    <w:rsid w:val="00F70CE0"/>
    <w:rsid w:val="00F71440"/>
    <w:rsid w:val="00F74BED"/>
    <w:rsid w:val="00F75449"/>
    <w:rsid w:val="00F755DA"/>
    <w:rsid w:val="00F75A15"/>
    <w:rsid w:val="00F75B5C"/>
    <w:rsid w:val="00F763D5"/>
    <w:rsid w:val="00F7733F"/>
    <w:rsid w:val="00F776FF"/>
    <w:rsid w:val="00F779CB"/>
    <w:rsid w:val="00F77EC8"/>
    <w:rsid w:val="00F82773"/>
    <w:rsid w:val="00F82A7E"/>
    <w:rsid w:val="00F82FF0"/>
    <w:rsid w:val="00F85883"/>
    <w:rsid w:val="00F85A75"/>
    <w:rsid w:val="00F86EF8"/>
    <w:rsid w:val="00F86F73"/>
    <w:rsid w:val="00F904DE"/>
    <w:rsid w:val="00F907F8"/>
    <w:rsid w:val="00F90AB2"/>
    <w:rsid w:val="00F9170D"/>
    <w:rsid w:val="00F9177E"/>
    <w:rsid w:val="00F920C0"/>
    <w:rsid w:val="00F945F0"/>
    <w:rsid w:val="00F94BE2"/>
    <w:rsid w:val="00F95A20"/>
    <w:rsid w:val="00F95E35"/>
    <w:rsid w:val="00F968BD"/>
    <w:rsid w:val="00FA00AD"/>
    <w:rsid w:val="00FA1BA6"/>
    <w:rsid w:val="00FA2459"/>
    <w:rsid w:val="00FA3BBD"/>
    <w:rsid w:val="00FA427D"/>
    <w:rsid w:val="00FA54DD"/>
    <w:rsid w:val="00FA5C72"/>
    <w:rsid w:val="00FA62D8"/>
    <w:rsid w:val="00FA77D8"/>
    <w:rsid w:val="00FB15D4"/>
    <w:rsid w:val="00FB168E"/>
    <w:rsid w:val="00FB19F8"/>
    <w:rsid w:val="00FB1D4E"/>
    <w:rsid w:val="00FB311D"/>
    <w:rsid w:val="00FB33ED"/>
    <w:rsid w:val="00FB369F"/>
    <w:rsid w:val="00FB36A2"/>
    <w:rsid w:val="00FB4F23"/>
    <w:rsid w:val="00FB5849"/>
    <w:rsid w:val="00FB5BC4"/>
    <w:rsid w:val="00FC0FD2"/>
    <w:rsid w:val="00FC34FD"/>
    <w:rsid w:val="00FC3D50"/>
    <w:rsid w:val="00FC3F38"/>
    <w:rsid w:val="00FC5172"/>
    <w:rsid w:val="00FC5407"/>
    <w:rsid w:val="00FC5C19"/>
    <w:rsid w:val="00FC733E"/>
    <w:rsid w:val="00FC75B1"/>
    <w:rsid w:val="00FD42B1"/>
    <w:rsid w:val="00FD4EF5"/>
    <w:rsid w:val="00FD56A7"/>
    <w:rsid w:val="00FE149D"/>
    <w:rsid w:val="00FE2289"/>
    <w:rsid w:val="00FE281E"/>
    <w:rsid w:val="00FE3627"/>
    <w:rsid w:val="00FE43C8"/>
    <w:rsid w:val="00FE43E1"/>
    <w:rsid w:val="00FE5FAB"/>
    <w:rsid w:val="00FE7487"/>
    <w:rsid w:val="00FE78AD"/>
    <w:rsid w:val="00FF0556"/>
    <w:rsid w:val="00FF0A2C"/>
    <w:rsid w:val="00FF0C64"/>
    <w:rsid w:val="00FF1981"/>
    <w:rsid w:val="00FF1E83"/>
    <w:rsid w:val="00FF21EB"/>
    <w:rsid w:val="00FF260A"/>
    <w:rsid w:val="00FF34FD"/>
    <w:rsid w:val="00FF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AC9094"/>
  <w15:docId w15:val="{8C119A49-C88E-401B-8F12-363B754D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link w:val="Heading1Char"/>
    <w:qFormat/>
    <w:rsid w:val="0012567F"/>
    <w:pPr>
      <w:keepNext/>
      <w:numPr>
        <w:numId w:val="3"/>
      </w:numPr>
      <w:spacing w:before="240" w:after="60" w:line="276" w:lineRule="auto"/>
      <w:outlineLvl w:val="0"/>
    </w:pPr>
    <w:rPr>
      <w:rFonts w:ascii="Arial" w:eastAsiaTheme="minorHAnsi" w:hAnsi="Arial" w:cstheme="minorBidi"/>
      <w:b/>
      <w:szCs w:val="22"/>
    </w:rPr>
  </w:style>
  <w:style w:type="paragraph" w:styleId="Heading2">
    <w:name w:val="heading 2"/>
    <w:basedOn w:val="Heading1"/>
    <w:next w:val="BodyText"/>
    <w:link w:val="Heading2Char"/>
    <w:uiPriority w:val="9"/>
    <w:qFormat/>
    <w:rsid w:val="008D2381"/>
    <w:pPr>
      <w:numPr>
        <w:numId w:val="0"/>
      </w:numPr>
      <w:outlineLvl w:val="1"/>
    </w:pPr>
    <w:rPr>
      <w:color w:val="1F4E79" w:themeColor="accent1" w:themeShade="80"/>
    </w:rPr>
  </w:style>
  <w:style w:type="paragraph" w:styleId="Heading3">
    <w:name w:val="heading 3"/>
    <w:basedOn w:val="Normal"/>
    <w:next w:val="Normal"/>
    <w:link w:val="Heading3Char"/>
    <w:uiPriority w:val="9"/>
    <w:unhideWhenUsed/>
    <w:qFormat/>
    <w:rsid w:val="006921A3"/>
    <w:pPr>
      <w:keepNext/>
      <w:keepLines/>
      <w:numPr>
        <w:numId w:val="8"/>
      </w:numPr>
      <w:spacing w:before="40"/>
      <w:outlineLvl w:val="2"/>
    </w:pPr>
    <w:rPr>
      <w:rFonts w:asciiTheme="majorHAnsi" w:eastAsiaTheme="majorEastAsia" w:hAnsiTheme="majorHAnsi" w:cstheme="majorBidi"/>
      <w:b/>
      <w:color w:val="1F4D78" w:themeColor="accent1" w:themeShade="7F"/>
    </w:rPr>
  </w:style>
  <w:style w:type="paragraph" w:styleId="Heading4">
    <w:name w:val="heading 4"/>
    <w:basedOn w:val="Heading1"/>
    <w:next w:val="BodyText"/>
    <w:link w:val="Heading4Char"/>
    <w:qFormat/>
    <w:rsid w:val="0012567F"/>
    <w:pPr>
      <w:numPr>
        <w:ilvl w:val="3"/>
      </w:numPr>
      <w:tabs>
        <w:tab w:val="num" w:pos="360"/>
      </w:tabs>
      <w:ind w:left="0"/>
      <w:outlineLvl w:val="3"/>
    </w:pPr>
    <w:rPr>
      <w:b w:val="0"/>
      <w:sz w:val="20"/>
    </w:rPr>
  </w:style>
  <w:style w:type="paragraph" w:styleId="Heading5">
    <w:name w:val="heading 5"/>
    <w:basedOn w:val="Normal"/>
    <w:next w:val="BodyText"/>
    <w:link w:val="Heading5Char"/>
    <w:qFormat/>
    <w:rsid w:val="0012567F"/>
    <w:pPr>
      <w:numPr>
        <w:ilvl w:val="4"/>
        <w:numId w:val="3"/>
      </w:numPr>
      <w:tabs>
        <w:tab w:val="num" w:pos="360"/>
      </w:tabs>
      <w:spacing w:before="240" w:after="60" w:line="276" w:lineRule="auto"/>
      <w:ind w:left="0"/>
      <w:outlineLvl w:val="4"/>
    </w:pPr>
    <w:rPr>
      <w:rFonts w:asciiTheme="minorHAnsi" w:eastAsiaTheme="minorHAnsi" w:hAnsiTheme="minorHAnsi" w:cstheme="minorBidi"/>
      <w:sz w:val="22"/>
      <w:szCs w:val="22"/>
    </w:rPr>
  </w:style>
  <w:style w:type="paragraph" w:styleId="Heading6">
    <w:name w:val="heading 6"/>
    <w:basedOn w:val="Normal"/>
    <w:next w:val="BodyText"/>
    <w:link w:val="Heading6Char"/>
    <w:qFormat/>
    <w:rsid w:val="0012567F"/>
    <w:pPr>
      <w:numPr>
        <w:ilvl w:val="5"/>
        <w:numId w:val="3"/>
      </w:numPr>
      <w:tabs>
        <w:tab w:val="num" w:pos="360"/>
      </w:tabs>
      <w:spacing w:before="240" w:after="60" w:line="276" w:lineRule="auto"/>
      <w:ind w:left="0"/>
      <w:outlineLvl w:val="5"/>
    </w:pPr>
    <w:rPr>
      <w:rFonts w:asciiTheme="minorHAnsi" w:eastAsiaTheme="minorHAnsi" w:hAnsiTheme="minorHAnsi" w:cstheme="minorBidi"/>
      <w:i/>
      <w:sz w:val="22"/>
      <w:szCs w:val="22"/>
    </w:rPr>
  </w:style>
  <w:style w:type="paragraph" w:styleId="Heading7">
    <w:name w:val="heading 7"/>
    <w:basedOn w:val="Normal"/>
    <w:next w:val="BodyText"/>
    <w:link w:val="Heading7Char"/>
    <w:qFormat/>
    <w:rsid w:val="0012567F"/>
    <w:pPr>
      <w:numPr>
        <w:ilvl w:val="6"/>
        <w:numId w:val="3"/>
      </w:numPr>
      <w:tabs>
        <w:tab w:val="num" w:pos="360"/>
      </w:tabs>
      <w:spacing w:before="240" w:after="60" w:line="276" w:lineRule="auto"/>
      <w:ind w:left="0"/>
      <w:outlineLvl w:val="6"/>
    </w:pPr>
    <w:rPr>
      <w:rFonts w:asciiTheme="minorHAnsi" w:eastAsiaTheme="minorHAnsi" w:hAnsiTheme="minorHAnsi" w:cstheme="minorBidi"/>
      <w:sz w:val="22"/>
      <w:szCs w:val="22"/>
    </w:rPr>
  </w:style>
  <w:style w:type="paragraph" w:styleId="Heading8">
    <w:name w:val="heading 8"/>
    <w:basedOn w:val="Normal"/>
    <w:next w:val="BodyText"/>
    <w:link w:val="Heading8Char"/>
    <w:qFormat/>
    <w:rsid w:val="0012567F"/>
    <w:pPr>
      <w:numPr>
        <w:ilvl w:val="7"/>
        <w:numId w:val="3"/>
      </w:numPr>
      <w:tabs>
        <w:tab w:val="num" w:pos="360"/>
      </w:tabs>
      <w:spacing w:before="240" w:after="60" w:line="276" w:lineRule="auto"/>
      <w:ind w:left="0"/>
      <w:outlineLvl w:val="7"/>
    </w:pPr>
    <w:rPr>
      <w:rFonts w:asciiTheme="minorHAnsi" w:eastAsiaTheme="minorHAnsi" w:hAnsiTheme="minorHAnsi" w:cstheme="minorBidi"/>
      <w:i/>
      <w:sz w:val="22"/>
      <w:szCs w:val="22"/>
    </w:rPr>
  </w:style>
  <w:style w:type="paragraph" w:styleId="Heading9">
    <w:name w:val="heading 9"/>
    <w:basedOn w:val="Normal"/>
    <w:next w:val="BodyText"/>
    <w:link w:val="Heading9Char"/>
    <w:qFormat/>
    <w:rsid w:val="0012567F"/>
    <w:pPr>
      <w:numPr>
        <w:ilvl w:val="8"/>
        <w:numId w:val="3"/>
      </w:numPr>
      <w:tabs>
        <w:tab w:val="num" w:pos="360"/>
      </w:tabs>
      <w:spacing w:before="240" w:after="60" w:line="276" w:lineRule="auto"/>
      <w:ind w:left="0"/>
      <w:outlineLvl w:val="8"/>
    </w:pPr>
    <w:rPr>
      <w:rFonts w:asciiTheme="minorHAnsi" w:eastAsiaTheme="minorHAnsi" w:hAnsiTheme="minorHAnsi" w:cstheme="minorBidi"/>
      <w:b/>
      <w: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uiPriority w:val="99"/>
    <w:unhideWhenUsed/>
    <w:rsid w:val="00BD42FF"/>
    <w:rPr>
      <w:color w:val="0000FF"/>
      <w:u w:val="single"/>
    </w:rPr>
  </w:style>
  <w:style w:type="character" w:styleId="FollowedHyperlink">
    <w:name w:val="FollowedHyperlink"/>
    <w:uiPriority w:val="99"/>
    <w:semiHidden/>
    <w:unhideWhenUsed/>
    <w:rsid w:val="009E4E52"/>
    <w:rPr>
      <w:color w:val="800080"/>
      <w:u w:val="single"/>
    </w:rPr>
  </w:style>
  <w:style w:type="paragraph" w:styleId="ListParagraph">
    <w:name w:val="List Paragraph"/>
    <w:basedOn w:val="Normal"/>
    <w:uiPriority w:val="34"/>
    <w:qFormat/>
    <w:rsid w:val="00BF7E05"/>
    <w:pPr>
      <w:ind w:left="720"/>
      <w:contextualSpacing/>
    </w:pPr>
    <w:rPr>
      <w:rFonts w:ascii="Calibri" w:eastAsia="Calibri" w:hAnsi="Calibri"/>
    </w:rPr>
  </w:style>
  <w:style w:type="paragraph" w:styleId="BalloonText">
    <w:name w:val="Balloon Text"/>
    <w:basedOn w:val="Normal"/>
    <w:link w:val="BalloonTextChar"/>
    <w:uiPriority w:val="99"/>
    <w:semiHidden/>
    <w:unhideWhenUsed/>
    <w:rsid w:val="00E51442"/>
    <w:rPr>
      <w:rFonts w:ascii="Segoe UI" w:hAnsi="Segoe UI" w:cs="Segoe UI"/>
      <w:sz w:val="18"/>
      <w:szCs w:val="18"/>
    </w:rPr>
  </w:style>
  <w:style w:type="character" w:customStyle="1" w:styleId="BalloonTextChar">
    <w:name w:val="Balloon Text Char"/>
    <w:link w:val="BalloonText"/>
    <w:uiPriority w:val="99"/>
    <w:semiHidden/>
    <w:rsid w:val="00E51442"/>
    <w:rPr>
      <w:rFonts w:ascii="Segoe UI" w:hAnsi="Segoe UI" w:cs="Segoe UI"/>
      <w:sz w:val="18"/>
      <w:szCs w:val="18"/>
    </w:rPr>
  </w:style>
  <w:style w:type="table" w:customStyle="1" w:styleId="GridTable4-Accent61">
    <w:name w:val="Grid Table 4 - Accent 61"/>
    <w:basedOn w:val="TableNormal"/>
    <w:uiPriority w:val="49"/>
    <w:rsid w:val="00297A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ghtList-Accent6">
    <w:name w:val="Light List Accent 6"/>
    <w:basedOn w:val="TableNormal"/>
    <w:uiPriority w:val="61"/>
    <w:rsid w:val="00297AC9"/>
    <w:rPr>
      <w:sz w:val="18"/>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TableGrid">
    <w:name w:val="Table Grid"/>
    <w:basedOn w:val="TableNormal"/>
    <w:uiPriority w:val="59"/>
    <w:rsid w:val="00297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4412"/>
    <w:rPr>
      <w:sz w:val="16"/>
      <w:szCs w:val="16"/>
    </w:rPr>
  </w:style>
  <w:style w:type="paragraph" w:styleId="CommentText">
    <w:name w:val="annotation text"/>
    <w:basedOn w:val="Normal"/>
    <w:link w:val="CommentTextChar"/>
    <w:uiPriority w:val="99"/>
    <w:unhideWhenUsed/>
    <w:rsid w:val="009D4412"/>
    <w:rPr>
      <w:sz w:val="20"/>
      <w:szCs w:val="20"/>
    </w:rPr>
  </w:style>
  <w:style w:type="character" w:customStyle="1" w:styleId="CommentTextChar">
    <w:name w:val="Comment Text Char"/>
    <w:basedOn w:val="DefaultParagraphFont"/>
    <w:link w:val="CommentText"/>
    <w:uiPriority w:val="99"/>
    <w:rsid w:val="009D4412"/>
  </w:style>
  <w:style w:type="paragraph" w:styleId="CommentSubject">
    <w:name w:val="annotation subject"/>
    <w:basedOn w:val="CommentText"/>
    <w:next w:val="CommentText"/>
    <w:link w:val="CommentSubjectChar"/>
    <w:uiPriority w:val="99"/>
    <w:semiHidden/>
    <w:unhideWhenUsed/>
    <w:rsid w:val="009D4412"/>
    <w:rPr>
      <w:b/>
      <w:bCs/>
    </w:rPr>
  </w:style>
  <w:style w:type="character" w:customStyle="1" w:styleId="CommentSubjectChar">
    <w:name w:val="Comment Subject Char"/>
    <w:basedOn w:val="CommentTextChar"/>
    <w:link w:val="CommentSubject"/>
    <w:uiPriority w:val="99"/>
    <w:semiHidden/>
    <w:rsid w:val="009D4412"/>
    <w:rPr>
      <w:b/>
      <w:bCs/>
    </w:rPr>
  </w:style>
  <w:style w:type="table" w:styleId="LightList-Accent3">
    <w:name w:val="Light List Accent 3"/>
    <w:basedOn w:val="TableNormal"/>
    <w:uiPriority w:val="61"/>
    <w:rsid w:val="005521E1"/>
    <w:rPr>
      <w:rFonts w:ascii="Calibri" w:hAnsi="Calibri"/>
      <w:sz w:val="22"/>
      <w:szCs w:val="22"/>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customStyle="1" w:styleId="TableGridLight1">
    <w:name w:val="Table Grid Light1"/>
    <w:basedOn w:val="TableNormal"/>
    <w:uiPriority w:val="40"/>
    <w:rsid w:val="005521E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Header">
    <w:name w:val="header"/>
    <w:basedOn w:val="Normal"/>
    <w:link w:val="HeaderChar"/>
    <w:uiPriority w:val="99"/>
    <w:unhideWhenUsed/>
    <w:rsid w:val="005521E1"/>
    <w:pPr>
      <w:tabs>
        <w:tab w:val="center" w:pos="4680"/>
        <w:tab w:val="right" w:pos="9360"/>
      </w:tabs>
    </w:pPr>
  </w:style>
  <w:style w:type="character" w:customStyle="1" w:styleId="HeaderChar">
    <w:name w:val="Header Char"/>
    <w:basedOn w:val="DefaultParagraphFont"/>
    <w:link w:val="Header"/>
    <w:uiPriority w:val="99"/>
    <w:rsid w:val="005521E1"/>
    <w:rPr>
      <w:sz w:val="24"/>
      <w:szCs w:val="24"/>
    </w:rPr>
  </w:style>
  <w:style w:type="paragraph" w:styleId="Footer">
    <w:name w:val="footer"/>
    <w:basedOn w:val="Normal"/>
    <w:link w:val="FooterChar"/>
    <w:uiPriority w:val="99"/>
    <w:unhideWhenUsed/>
    <w:rsid w:val="005521E1"/>
    <w:pPr>
      <w:tabs>
        <w:tab w:val="center" w:pos="4680"/>
        <w:tab w:val="right" w:pos="9360"/>
      </w:tabs>
    </w:pPr>
  </w:style>
  <w:style w:type="character" w:customStyle="1" w:styleId="FooterChar">
    <w:name w:val="Footer Char"/>
    <w:basedOn w:val="DefaultParagraphFont"/>
    <w:link w:val="Footer"/>
    <w:uiPriority w:val="99"/>
    <w:rsid w:val="005521E1"/>
    <w:rPr>
      <w:sz w:val="24"/>
      <w:szCs w:val="24"/>
    </w:rPr>
  </w:style>
  <w:style w:type="table" w:customStyle="1" w:styleId="ListTable3-Accent61">
    <w:name w:val="List Table 3 - Accent 61"/>
    <w:basedOn w:val="TableNormal"/>
    <w:uiPriority w:val="48"/>
    <w:rsid w:val="00DA1FFB"/>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Heading1Char">
    <w:name w:val="Heading 1 Char"/>
    <w:basedOn w:val="DefaultParagraphFont"/>
    <w:link w:val="Heading1"/>
    <w:rsid w:val="0012567F"/>
    <w:rPr>
      <w:rFonts w:ascii="Arial" w:eastAsiaTheme="minorHAnsi" w:hAnsi="Arial" w:cstheme="minorBidi"/>
      <w:b/>
      <w:sz w:val="24"/>
      <w:szCs w:val="22"/>
    </w:rPr>
  </w:style>
  <w:style w:type="character" w:customStyle="1" w:styleId="Heading2Char">
    <w:name w:val="Heading 2 Char"/>
    <w:basedOn w:val="DefaultParagraphFont"/>
    <w:link w:val="Heading2"/>
    <w:uiPriority w:val="9"/>
    <w:rsid w:val="008D2381"/>
    <w:rPr>
      <w:rFonts w:ascii="Arial" w:eastAsiaTheme="minorHAnsi" w:hAnsi="Arial" w:cstheme="minorBidi"/>
      <w:b/>
      <w:color w:val="1F4E79" w:themeColor="accent1" w:themeShade="80"/>
      <w:sz w:val="24"/>
      <w:szCs w:val="22"/>
    </w:rPr>
  </w:style>
  <w:style w:type="character" w:customStyle="1" w:styleId="Heading4Char">
    <w:name w:val="Heading 4 Char"/>
    <w:basedOn w:val="DefaultParagraphFont"/>
    <w:link w:val="Heading4"/>
    <w:rsid w:val="0012567F"/>
    <w:rPr>
      <w:rFonts w:ascii="Arial" w:eastAsiaTheme="minorHAnsi" w:hAnsi="Arial" w:cstheme="minorBidi"/>
      <w:szCs w:val="22"/>
    </w:rPr>
  </w:style>
  <w:style w:type="character" w:customStyle="1" w:styleId="Heading5Char">
    <w:name w:val="Heading 5 Char"/>
    <w:basedOn w:val="DefaultParagraphFont"/>
    <w:link w:val="Heading5"/>
    <w:rsid w:val="0012567F"/>
    <w:rPr>
      <w:rFonts w:asciiTheme="minorHAnsi" w:eastAsiaTheme="minorHAnsi" w:hAnsiTheme="minorHAnsi" w:cstheme="minorBidi"/>
      <w:sz w:val="22"/>
      <w:szCs w:val="22"/>
    </w:rPr>
  </w:style>
  <w:style w:type="character" w:customStyle="1" w:styleId="Heading6Char">
    <w:name w:val="Heading 6 Char"/>
    <w:basedOn w:val="DefaultParagraphFont"/>
    <w:link w:val="Heading6"/>
    <w:rsid w:val="0012567F"/>
    <w:rPr>
      <w:rFonts w:asciiTheme="minorHAnsi" w:eastAsiaTheme="minorHAnsi" w:hAnsiTheme="minorHAnsi" w:cstheme="minorBidi"/>
      <w:i/>
      <w:sz w:val="22"/>
      <w:szCs w:val="22"/>
    </w:rPr>
  </w:style>
  <w:style w:type="character" w:customStyle="1" w:styleId="Heading7Char">
    <w:name w:val="Heading 7 Char"/>
    <w:basedOn w:val="DefaultParagraphFont"/>
    <w:link w:val="Heading7"/>
    <w:rsid w:val="0012567F"/>
    <w:rPr>
      <w:rFonts w:asciiTheme="minorHAnsi" w:eastAsiaTheme="minorHAnsi" w:hAnsiTheme="minorHAnsi" w:cstheme="minorBidi"/>
      <w:sz w:val="22"/>
      <w:szCs w:val="22"/>
    </w:rPr>
  </w:style>
  <w:style w:type="character" w:customStyle="1" w:styleId="Heading8Char">
    <w:name w:val="Heading 8 Char"/>
    <w:basedOn w:val="DefaultParagraphFont"/>
    <w:link w:val="Heading8"/>
    <w:rsid w:val="0012567F"/>
    <w:rPr>
      <w:rFonts w:asciiTheme="minorHAnsi" w:eastAsiaTheme="minorHAnsi" w:hAnsiTheme="minorHAnsi" w:cstheme="minorBidi"/>
      <w:i/>
      <w:sz w:val="22"/>
      <w:szCs w:val="22"/>
    </w:rPr>
  </w:style>
  <w:style w:type="character" w:customStyle="1" w:styleId="Heading9Char">
    <w:name w:val="Heading 9 Char"/>
    <w:basedOn w:val="DefaultParagraphFont"/>
    <w:link w:val="Heading9"/>
    <w:rsid w:val="0012567F"/>
    <w:rPr>
      <w:rFonts w:asciiTheme="minorHAnsi" w:eastAsiaTheme="minorHAnsi" w:hAnsiTheme="minorHAnsi" w:cstheme="minorBidi"/>
      <w:b/>
      <w:i/>
      <w:sz w:val="18"/>
      <w:szCs w:val="22"/>
    </w:rPr>
  </w:style>
  <w:style w:type="paragraph" w:styleId="BodyText">
    <w:name w:val="Body Text"/>
    <w:basedOn w:val="Normal"/>
    <w:link w:val="BodyTextChar"/>
    <w:qFormat/>
    <w:rsid w:val="0012567F"/>
    <w:pPr>
      <w:keepLines/>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12567F"/>
    <w:rPr>
      <w:rFonts w:asciiTheme="minorHAnsi" w:eastAsiaTheme="minorHAnsi" w:hAnsiTheme="minorHAnsi" w:cstheme="minorBidi"/>
      <w:sz w:val="22"/>
      <w:szCs w:val="22"/>
    </w:rPr>
  </w:style>
  <w:style w:type="paragraph" w:customStyle="1" w:styleId="ColumnHeading">
    <w:name w:val="Column Heading"/>
    <w:basedOn w:val="Normal"/>
    <w:rsid w:val="0012567F"/>
    <w:pPr>
      <w:keepNext/>
      <w:spacing w:before="60" w:after="60"/>
    </w:pPr>
    <w:rPr>
      <w:rFonts w:asciiTheme="minorHAnsi" w:eastAsiaTheme="minorHAnsi" w:hAnsiTheme="minorHAnsi" w:cstheme="minorBidi"/>
      <w:b/>
      <w:sz w:val="22"/>
      <w:szCs w:val="22"/>
    </w:rPr>
  </w:style>
  <w:style w:type="paragraph" w:customStyle="1" w:styleId="Tabletext">
    <w:name w:val="Table text"/>
    <w:basedOn w:val="Normal"/>
    <w:rsid w:val="0012567F"/>
    <w:pPr>
      <w:spacing w:after="200"/>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6921A3"/>
    <w:rPr>
      <w:rFonts w:asciiTheme="majorHAnsi" w:eastAsiaTheme="majorEastAsia" w:hAnsiTheme="majorHAnsi" w:cstheme="majorBidi"/>
      <w:b/>
      <w:color w:val="1F4D78" w:themeColor="accent1" w:themeShade="7F"/>
      <w:sz w:val="24"/>
      <w:szCs w:val="24"/>
    </w:rPr>
  </w:style>
  <w:style w:type="paragraph" w:customStyle="1" w:styleId="CustomStyle">
    <w:name w:val="Custom Style"/>
    <w:basedOn w:val="Heading1"/>
    <w:link w:val="CustomStyleChar"/>
    <w:qFormat/>
    <w:rsid w:val="00154515"/>
    <w:pPr>
      <w:numPr>
        <w:numId w:val="0"/>
      </w:numPr>
    </w:pPr>
    <w:rPr>
      <w:color w:val="70AD47" w:themeColor="accent6"/>
      <w:sz w:val="28"/>
      <w:u w:val="single"/>
    </w:rPr>
  </w:style>
  <w:style w:type="paragraph" w:styleId="TOCHeading">
    <w:name w:val="TOC Heading"/>
    <w:basedOn w:val="Heading1"/>
    <w:next w:val="Normal"/>
    <w:uiPriority w:val="39"/>
    <w:unhideWhenUsed/>
    <w:qFormat/>
    <w:rsid w:val="00692DAB"/>
    <w:pPr>
      <w:keepLines/>
      <w:numPr>
        <w:numId w:val="0"/>
      </w:numPr>
      <w:spacing w:after="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CustomStyleChar">
    <w:name w:val="Custom Style Char"/>
    <w:basedOn w:val="Heading1Char"/>
    <w:link w:val="CustomStyle"/>
    <w:rsid w:val="00154515"/>
    <w:rPr>
      <w:rFonts w:ascii="Arial" w:eastAsiaTheme="minorHAnsi" w:hAnsi="Arial" w:cstheme="minorBidi"/>
      <w:b/>
      <w:color w:val="70AD47" w:themeColor="accent6"/>
      <w:sz w:val="28"/>
      <w:szCs w:val="22"/>
      <w:u w:val="single"/>
    </w:rPr>
  </w:style>
  <w:style w:type="paragraph" w:styleId="TOC1">
    <w:name w:val="toc 1"/>
    <w:basedOn w:val="Normal"/>
    <w:next w:val="Normal"/>
    <w:autoRedefine/>
    <w:uiPriority w:val="39"/>
    <w:unhideWhenUsed/>
    <w:rsid w:val="00692DAB"/>
    <w:pPr>
      <w:spacing w:after="100"/>
    </w:pPr>
  </w:style>
  <w:style w:type="paragraph" w:styleId="TOC2">
    <w:name w:val="toc 2"/>
    <w:basedOn w:val="Normal"/>
    <w:next w:val="Normal"/>
    <w:autoRedefine/>
    <w:uiPriority w:val="39"/>
    <w:unhideWhenUsed/>
    <w:rsid w:val="00692DAB"/>
    <w:pPr>
      <w:spacing w:after="100"/>
      <w:ind w:left="240"/>
    </w:pPr>
  </w:style>
  <w:style w:type="paragraph" w:styleId="TOC3">
    <w:name w:val="toc 3"/>
    <w:basedOn w:val="Normal"/>
    <w:next w:val="Normal"/>
    <w:autoRedefine/>
    <w:uiPriority w:val="39"/>
    <w:unhideWhenUsed/>
    <w:rsid w:val="00692DAB"/>
    <w:pPr>
      <w:spacing w:after="100"/>
      <w:ind w:left="480"/>
    </w:pPr>
  </w:style>
  <w:style w:type="paragraph" w:customStyle="1" w:styleId="TableText0">
    <w:name w:val="Table_Text"/>
    <w:basedOn w:val="Normal"/>
    <w:qFormat/>
    <w:rsid w:val="00E1376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eastAsiaTheme="minorHAnsi" w:cstheme="minorBidi"/>
      <w:sz w:val="20"/>
      <w:szCs w:val="22"/>
      <w:lang w:val="en-GB"/>
    </w:rPr>
  </w:style>
  <w:style w:type="character" w:styleId="PlaceholderText">
    <w:name w:val="Placeholder Text"/>
    <w:basedOn w:val="DefaultParagraphFont"/>
    <w:uiPriority w:val="99"/>
    <w:semiHidden/>
    <w:rsid w:val="00946B9B"/>
    <w:rPr>
      <w:color w:val="808080"/>
    </w:rPr>
  </w:style>
  <w:style w:type="table" w:customStyle="1" w:styleId="ListTable3-Accent31">
    <w:name w:val="List Table 3 - Accent 31"/>
    <w:basedOn w:val="TableNormal"/>
    <w:uiPriority w:val="48"/>
    <w:rsid w:val="00E45A5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shorttext">
    <w:name w:val="short_text"/>
    <w:basedOn w:val="DefaultParagraphFont"/>
    <w:rsid w:val="00902E01"/>
  </w:style>
  <w:style w:type="paragraph" w:styleId="ListBullet2">
    <w:name w:val="List Bullet 2"/>
    <w:basedOn w:val="Normal"/>
    <w:uiPriority w:val="99"/>
    <w:unhideWhenUsed/>
    <w:rsid w:val="00970158"/>
    <w:pPr>
      <w:numPr>
        <w:numId w:val="19"/>
      </w:numPr>
      <w:contextualSpacing/>
    </w:pPr>
  </w:style>
  <w:style w:type="paragraph" w:styleId="ListBullet3">
    <w:name w:val="List Bullet 3"/>
    <w:basedOn w:val="Normal"/>
    <w:uiPriority w:val="99"/>
    <w:unhideWhenUsed/>
    <w:rsid w:val="00970158"/>
    <w:pPr>
      <w:numPr>
        <w:numId w:val="20"/>
      </w:numPr>
      <w:contextualSpacing/>
    </w:pPr>
  </w:style>
  <w:style w:type="paragraph" w:styleId="Title">
    <w:name w:val="Title"/>
    <w:basedOn w:val="Normal"/>
    <w:next w:val="Normal"/>
    <w:link w:val="TitleChar"/>
    <w:uiPriority w:val="10"/>
    <w:qFormat/>
    <w:rsid w:val="009701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158"/>
    <w:rPr>
      <w:rFonts w:asciiTheme="majorHAnsi" w:eastAsiaTheme="majorEastAsia" w:hAnsiTheme="majorHAnsi" w:cstheme="majorBidi"/>
      <w:spacing w:val="-10"/>
      <w:kern w:val="28"/>
      <w:sz w:val="56"/>
      <w:szCs w:val="56"/>
    </w:rPr>
  </w:style>
  <w:style w:type="numbering" w:customStyle="1" w:styleId="Style2">
    <w:name w:val="Style2"/>
    <w:uiPriority w:val="99"/>
    <w:rsid w:val="002C2ABA"/>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943190">
      <w:bodyDiv w:val="1"/>
      <w:marLeft w:val="0"/>
      <w:marRight w:val="0"/>
      <w:marTop w:val="0"/>
      <w:marBottom w:val="0"/>
      <w:divBdr>
        <w:top w:val="none" w:sz="0" w:space="0" w:color="auto"/>
        <w:left w:val="none" w:sz="0" w:space="0" w:color="auto"/>
        <w:bottom w:val="none" w:sz="0" w:space="0" w:color="auto"/>
        <w:right w:val="none" w:sz="0" w:space="0" w:color="auto"/>
      </w:divBdr>
    </w:div>
    <w:div w:id="449973965">
      <w:bodyDiv w:val="1"/>
      <w:marLeft w:val="0"/>
      <w:marRight w:val="0"/>
      <w:marTop w:val="0"/>
      <w:marBottom w:val="0"/>
      <w:divBdr>
        <w:top w:val="none" w:sz="0" w:space="0" w:color="auto"/>
        <w:left w:val="none" w:sz="0" w:space="0" w:color="auto"/>
        <w:bottom w:val="none" w:sz="0" w:space="0" w:color="auto"/>
        <w:right w:val="none" w:sz="0" w:space="0" w:color="auto"/>
      </w:divBdr>
    </w:div>
    <w:div w:id="595329068">
      <w:bodyDiv w:val="1"/>
      <w:marLeft w:val="0"/>
      <w:marRight w:val="0"/>
      <w:marTop w:val="0"/>
      <w:marBottom w:val="0"/>
      <w:divBdr>
        <w:top w:val="none" w:sz="0" w:space="0" w:color="auto"/>
        <w:left w:val="none" w:sz="0" w:space="0" w:color="auto"/>
        <w:bottom w:val="none" w:sz="0" w:space="0" w:color="auto"/>
        <w:right w:val="none" w:sz="0" w:space="0" w:color="auto"/>
      </w:divBdr>
    </w:div>
    <w:div w:id="704715525">
      <w:bodyDiv w:val="1"/>
      <w:marLeft w:val="0"/>
      <w:marRight w:val="0"/>
      <w:marTop w:val="0"/>
      <w:marBottom w:val="0"/>
      <w:divBdr>
        <w:top w:val="none" w:sz="0" w:space="0" w:color="auto"/>
        <w:left w:val="none" w:sz="0" w:space="0" w:color="auto"/>
        <w:bottom w:val="none" w:sz="0" w:space="0" w:color="auto"/>
        <w:right w:val="none" w:sz="0" w:space="0" w:color="auto"/>
      </w:divBdr>
    </w:div>
    <w:div w:id="777336207">
      <w:bodyDiv w:val="1"/>
      <w:marLeft w:val="0"/>
      <w:marRight w:val="0"/>
      <w:marTop w:val="0"/>
      <w:marBottom w:val="0"/>
      <w:divBdr>
        <w:top w:val="none" w:sz="0" w:space="0" w:color="auto"/>
        <w:left w:val="none" w:sz="0" w:space="0" w:color="auto"/>
        <w:bottom w:val="none" w:sz="0" w:space="0" w:color="auto"/>
        <w:right w:val="none" w:sz="0" w:space="0" w:color="auto"/>
      </w:divBdr>
    </w:div>
    <w:div w:id="857085478">
      <w:bodyDiv w:val="1"/>
      <w:marLeft w:val="0"/>
      <w:marRight w:val="0"/>
      <w:marTop w:val="0"/>
      <w:marBottom w:val="0"/>
      <w:divBdr>
        <w:top w:val="none" w:sz="0" w:space="0" w:color="auto"/>
        <w:left w:val="none" w:sz="0" w:space="0" w:color="auto"/>
        <w:bottom w:val="none" w:sz="0" w:space="0" w:color="auto"/>
        <w:right w:val="none" w:sz="0" w:space="0" w:color="auto"/>
      </w:divBdr>
    </w:div>
    <w:div w:id="929461435">
      <w:bodyDiv w:val="1"/>
      <w:marLeft w:val="0"/>
      <w:marRight w:val="0"/>
      <w:marTop w:val="0"/>
      <w:marBottom w:val="0"/>
      <w:divBdr>
        <w:top w:val="none" w:sz="0" w:space="0" w:color="auto"/>
        <w:left w:val="none" w:sz="0" w:space="0" w:color="auto"/>
        <w:bottom w:val="none" w:sz="0" w:space="0" w:color="auto"/>
        <w:right w:val="none" w:sz="0" w:space="0" w:color="auto"/>
      </w:divBdr>
    </w:div>
    <w:div w:id="1093629837">
      <w:bodyDiv w:val="1"/>
      <w:marLeft w:val="0"/>
      <w:marRight w:val="0"/>
      <w:marTop w:val="0"/>
      <w:marBottom w:val="0"/>
      <w:divBdr>
        <w:top w:val="none" w:sz="0" w:space="0" w:color="auto"/>
        <w:left w:val="none" w:sz="0" w:space="0" w:color="auto"/>
        <w:bottom w:val="none" w:sz="0" w:space="0" w:color="auto"/>
        <w:right w:val="none" w:sz="0" w:space="0" w:color="auto"/>
      </w:divBdr>
    </w:div>
    <w:div w:id="1307974049">
      <w:bodyDiv w:val="1"/>
      <w:marLeft w:val="0"/>
      <w:marRight w:val="0"/>
      <w:marTop w:val="0"/>
      <w:marBottom w:val="0"/>
      <w:divBdr>
        <w:top w:val="none" w:sz="0" w:space="0" w:color="auto"/>
        <w:left w:val="none" w:sz="0" w:space="0" w:color="auto"/>
        <w:bottom w:val="none" w:sz="0" w:space="0" w:color="auto"/>
        <w:right w:val="none" w:sz="0" w:space="0" w:color="auto"/>
      </w:divBdr>
    </w:div>
    <w:div w:id="1323436015">
      <w:bodyDiv w:val="1"/>
      <w:marLeft w:val="0"/>
      <w:marRight w:val="0"/>
      <w:marTop w:val="0"/>
      <w:marBottom w:val="0"/>
      <w:divBdr>
        <w:top w:val="none" w:sz="0" w:space="0" w:color="auto"/>
        <w:left w:val="none" w:sz="0" w:space="0" w:color="auto"/>
        <w:bottom w:val="none" w:sz="0" w:space="0" w:color="auto"/>
        <w:right w:val="none" w:sz="0" w:space="0" w:color="auto"/>
      </w:divBdr>
    </w:div>
    <w:div w:id="1586769752">
      <w:bodyDiv w:val="1"/>
      <w:marLeft w:val="0"/>
      <w:marRight w:val="0"/>
      <w:marTop w:val="0"/>
      <w:marBottom w:val="0"/>
      <w:divBdr>
        <w:top w:val="none" w:sz="0" w:space="0" w:color="auto"/>
        <w:left w:val="none" w:sz="0" w:space="0" w:color="auto"/>
        <w:bottom w:val="none" w:sz="0" w:space="0" w:color="auto"/>
        <w:right w:val="none" w:sz="0" w:space="0" w:color="auto"/>
      </w:divBdr>
    </w:div>
    <w:div w:id="1785926623">
      <w:bodyDiv w:val="1"/>
      <w:marLeft w:val="0"/>
      <w:marRight w:val="0"/>
      <w:marTop w:val="0"/>
      <w:marBottom w:val="0"/>
      <w:divBdr>
        <w:top w:val="none" w:sz="0" w:space="0" w:color="auto"/>
        <w:left w:val="none" w:sz="0" w:space="0" w:color="auto"/>
        <w:bottom w:val="none" w:sz="0" w:space="0" w:color="auto"/>
        <w:right w:val="none" w:sz="0" w:space="0" w:color="auto"/>
      </w:divBdr>
    </w:div>
    <w:div w:id="1952860604">
      <w:bodyDiv w:val="1"/>
      <w:marLeft w:val="0"/>
      <w:marRight w:val="0"/>
      <w:marTop w:val="0"/>
      <w:marBottom w:val="0"/>
      <w:divBdr>
        <w:top w:val="none" w:sz="0" w:space="0" w:color="auto"/>
        <w:left w:val="none" w:sz="0" w:space="0" w:color="auto"/>
        <w:bottom w:val="none" w:sz="0" w:space="0" w:color="auto"/>
        <w:right w:val="none" w:sz="0" w:space="0" w:color="auto"/>
      </w:divBdr>
    </w:div>
    <w:div w:id="2043283037">
      <w:bodyDiv w:val="1"/>
      <w:marLeft w:val="0"/>
      <w:marRight w:val="0"/>
      <w:marTop w:val="0"/>
      <w:marBottom w:val="0"/>
      <w:divBdr>
        <w:top w:val="none" w:sz="0" w:space="0" w:color="auto"/>
        <w:left w:val="none" w:sz="0" w:space="0" w:color="auto"/>
        <w:bottom w:val="none" w:sz="0" w:space="0" w:color="auto"/>
        <w:right w:val="none" w:sz="0" w:space="0" w:color="auto"/>
      </w:divBdr>
    </w:div>
    <w:div w:id="2051220337">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mailto:email@example.com"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package" Target="embeddings/Microsoft_Word_Document3.docx"/><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jsdsgsg.com" TargetMode="External"/><Relationship Id="rId23" Type="http://schemas.openxmlformats.org/officeDocument/2006/relationships/footer" Target="footer2.xml"/><Relationship Id="rId28"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2.vsdx"/><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BE337-5130-4536-A65E-7784C6A9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B32CDEFE</Template>
  <TotalTime>2</TotalTime>
  <Pages>51</Pages>
  <Words>7830</Words>
  <Characters>44633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Ameriabank CJSC – Internal Supply Chain Management Automation</vt:lpstr>
    </vt:vector>
  </TitlesOfParts>
  <Company>Lenovo</Company>
  <LinksUpToDate>false</LinksUpToDate>
  <CharactersWithSpaces>52359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Ameriabank CJSC – Internal Supply Chain Management Automation</dc:title>
  <dc:creator>Lenovo User</dc:creator>
  <cp:lastModifiedBy>Arpine Harutyunyan</cp:lastModifiedBy>
  <cp:revision>2</cp:revision>
  <cp:lastPrinted>2018-09-14T08:26:00Z</cp:lastPrinted>
  <dcterms:created xsi:type="dcterms:W3CDTF">2018-10-25T11:37:00Z</dcterms:created>
  <dcterms:modified xsi:type="dcterms:W3CDTF">2018-10-25T11:37:00Z</dcterms:modified>
</cp:coreProperties>
</file>